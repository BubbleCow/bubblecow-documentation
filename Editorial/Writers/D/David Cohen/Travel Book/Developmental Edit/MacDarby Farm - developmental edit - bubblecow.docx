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41e235cd3c014a55"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C27CC" w:rsidR="00BC55EB" w:rsidP="00604BB2" w:rsidRDefault="00604BB2" w14:paraId="23CE1958" w14:textId="07DC036C">
      <w:pPr>
        <w:jc w:val="center"/>
        <w:rPr>
          <w:u w:val="single"/>
          <w:lang w:val="en-GB"/>
        </w:rPr>
      </w:pPr>
      <w:r w:rsidRPr="0629B794" w:rsidR="0629B794">
        <w:rPr>
          <w:u w:val="single"/>
          <w:lang w:val="en-GB"/>
        </w:rPr>
        <w:t>MacDarby</w:t>
      </w:r>
      <w:r w:rsidRPr="0629B794" w:rsidR="0629B794">
        <w:rPr>
          <w:u w:val="single"/>
          <w:lang w:val="en-GB"/>
        </w:rPr>
        <w:t xml:space="preserve"> Farm</w:t>
      </w:r>
    </w:p>
    <w:p w:rsidR="00604BB2" w:rsidP="00604BB2" w:rsidRDefault="004A4ED6" w14:paraId="198863E7" w14:textId="63FCEF5E">
      <w:pPr>
        <w:rPr>
          <w:lang w:val="en-GB"/>
        </w:rPr>
      </w:pPr>
      <w:r w:rsidRPr="0629B794" w:rsidR="0629B794">
        <w:rPr>
          <w:lang w:val="en-GB"/>
        </w:rPr>
        <w:t xml:space="preserve">February 22, </w:t>
      </w:r>
      <w:del w:author="Gary Smailes" w:date="2024-01-30T11:06:59.441Z" w:id="1451743545">
        <w:r w:rsidRPr="0629B794" w:rsidDel="0629B794">
          <w:rPr>
            <w:lang w:val="en-GB"/>
          </w:rPr>
          <w:delText>1932</w:delText>
        </w:r>
      </w:del>
      <w:ins w:author="Gary Smailes" w:date="2024-01-30T11:06:59.443Z" w:id="704570312">
        <w:r w:rsidRPr="0629B794" w:rsidR="0629B794">
          <w:rPr>
            <w:lang w:val="en-GB"/>
          </w:rPr>
          <w:t>1932,</w:t>
        </w:r>
      </w:ins>
      <w:r w:rsidRPr="0629B794" w:rsidR="0629B794">
        <w:rPr>
          <w:lang w:val="en-GB"/>
        </w:rPr>
        <w:t xml:space="preserve"> was a Monday</w:t>
      </w:r>
      <w:r w:rsidRPr="0629B794" w:rsidR="0629B794">
        <w:rPr>
          <w:lang w:val="en-GB"/>
        </w:rPr>
        <w:t xml:space="preserve">. </w:t>
      </w:r>
      <w:commentRangeStart w:id="728209041"/>
      <w:r w:rsidRPr="0629B794" w:rsidR="0629B794">
        <w:rPr>
          <w:lang w:val="en-GB"/>
        </w:rPr>
        <w:t>George</w:t>
      </w:r>
      <w:ins w:author="Gary Smailes" w:date="2024-01-30T11:07:31.576Z" w:id="399546471">
        <w:r w:rsidRPr="0629B794" w:rsidR="0629B794">
          <w:rPr>
            <w:lang w:val="en-GB"/>
          </w:rPr>
          <w:t xml:space="preserve"> </w:t>
        </w:r>
      </w:ins>
      <w:r w:rsidRPr="0629B794" w:rsidR="0629B794">
        <w:rPr>
          <w:lang w:val="en-GB"/>
        </w:rPr>
        <w:t xml:space="preserve">Washington’s </w:t>
      </w:r>
      <w:ins w:author="Gary Smailes" w:date="2024-01-30T11:08:43.337Z" w:id="28994216">
        <w:r w:rsidRPr="0629B794" w:rsidR="0629B794">
          <w:rPr>
            <w:lang w:val="en-GB"/>
          </w:rPr>
          <w:t>b</w:t>
        </w:r>
      </w:ins>
      <w:del w:author="Gary Smailes" w:date="2024-01-30T11:08:41.551Z" w:id="130325533">
        <w:r w:rsidRPr="0629B794" w:rsidDel="0629B794">
          <w:rPr>
            <w:lang w:val="en-GB"/>
          </w:rPr>
          <w:delText>B</w:delText>
        </w:r>
      </w:del>
      <w:r w:rsidRPr="0629B794" w:rsidR="0629B794">
        <w:rPr>
          <w:lang w:val="en-GB"/>
        </w:rPr>
        <w:t>irthday</w:t>
      </w:r>
      <w:commentRangeEnd w:id="728209041"/>
      <w:r>
        <w:rPr>
          <w:rStyle w:val="CommentReference"/>
        </w:rPr>
        <w:commentReference w:id="728209041"/>
      </w:r>
      <w:r w:rsidRPr="0629B794" w:rsidR="0629B794">
        <w:rPr>
          <w:lang w:val="en-GB"/>
        </w:rPr>
        <w:t>. H</w:t>
      </w:r>
      <w:r w:rsidRPr="0629B794" w:rsidR="0629B794">
        <w:rPr>
          <w:lang w:val="en-GB"/>
        </w:rPr>
        <w:t>o</w:t>
      </w:r>
      <w:r w:rsidRPr="0629B794" w:rsidR="0629B794">
        <w:rPr>
          <w:lang w:val="en-GB"/>
        </w:rPr>
        <w:t xml:space="preserve">oker, </w:t>
      </w:r>
      <w:commentRangeStart w:id="2063294176"/>
      <w:del w:author="Gary Smailes" w:date="2024-01-30T11:09:58.043Z" w:id="2050063834">
        <w:r w:rsidRPr="0629B794" w:rsidDel="0629B794">
          <w:rPr>
            <w:lang w:val="en-GB"/>
          </w:rPr>
          <w:delText>42</w:delText>
        </w:r>
      </w:del>
      <w:ins w:author="Gary Smailes" w:date="2024-01-30T11:09:59.643Z" w:id="1557144397">
        <w:r w:rsidRPr="0629B794" w:rsidR="0629B794">
          <w:rPr>
            <w:lang w:val="en-GB"/>
          </w:rPr>
          <w:t>forty-tw</w:t>
        </w:r>
      </w:ins>
      <w:commentRangeEnd w:id="2063294176"/>
      <w:r>
        <w:rPr>
          <w:rStyle w:val="CommentReference"/>
        </w:rPr>
        <w:commentReference w:id="2063294176"/>
      </w:r>
      <w:ins w:author="Gary Smailes" w:date="2024-01-30T11:09:59.643Z" w:id="55548709">
        <w:r w:rsidRPr="0629B794" w:rsidR="0629B794">
          <w:rPr>
            <w:lang w:val="en-GB"/>
          </w:rPr>
          <w:t>o</w:t>
        </w:r>
      </w:ins>
      <w:r w:rsidRPr="0629B794" w:rsidR="0629B794">
        <w:rPr>
          <w:lang w:val="en-GB"/>
        </w:rPr>
        <w:t xml:space="preserve">, </w:t>
      </w:r>
      <w:ins w:author="Gary Smailes" w:date="2024-01-30T11:10:49.299Z" w:id="1122788691">
        <w:r w:rsidRPr="0629B794" w:rsidR="0629B794">
          <w:rPr>
            <w:lang w:val="en-GB"/>
          </w:rPr>
          <w:t xml:space="preserve">was </w:t>
        </w:r>
      </w:ins>
      <w:r w:rsidRPr="0629B794" w:rsidR="0629B794">
        <w:rPr>
          <w:lang w:val="en-GB"/>
        </w:rPr>
        <w:t>enjoying</w:t>
      </w:r>
      <w:r w:rsidRPr="0629B794" w:rsidR="0629B794">
        <w:rPr>
          <w:lang w:val="en-GB"/>
        </w:rPr>
        <w:t xml:space="preserve"> his</w:t>
      </w:r>
      <w:r w:rsidRPr="0629B794" w:rsidR="0629B794">
        <w:rPr>
          <w:lang w:val="en-GB"/>
        </w:rPr>
        <w:t xml:space="preserve"> morning </w:t>
      </w:r>
      <w:r w:rsidRPr="0629B794" w:rsidR="0629B794">
        <w:rPr>
          <w:lang w:val="en-GB"/>
        </w:rPr>
        <w:t>coff</w:t>
      </w:r>
      <w:r w:rsidRPr="0629B794" w:rsidR="0629B794">
        <w:rPr>
          <w:lang w:val="en-GB"/>
        </w:rPr>
        <w:t>ee</w:t>
      </w:r>
      <w:ins w:author="Gary Smailes" w:date="2024-01-30T11:11:21.433Z" w:id="490956619">
        <w:r w:rsidRPr="0629B794" w:rsidR="0629B794">
          <w:rPr>
            <w:lang w:val="en-GB"/>
          </w:rPr>
          <w:t>,</w:t>
        </w:r>
      </w:ins>
      <w:del w:author="Gary Smailes" w:date="2024-01-30T11:11:19.944Z" w:id="507031422">
        <w:r w:rsidRPr="0629B794" w:rsidDel="0629B794">
          <w:rPr>
            <w:lang w:val="en-GB"/>
          </w:rPr>
          <w:delText xml:space="preserve"> and</w:delText>
        </w:r>
        <w:r w:rsidRPr="0629B794" w:rsidDel="0629B794">
          <w:rPr>
            <w:lang w:val="en-GB"/>
          </w:rPr>
          <w:delText xml:space="preserve"> </w:delText>
        </w:r>
      </w:del>
      <w:r w:rsidRPr="0629B794" w:rsidR="0629B794">
        <w:rPr>
          <w:lang w:val="en-GB"/>
        </w:rPr>
        <w:t>war</w:t>
      </w:r>
      <w:r w:rsidRPr="0629B794" w:rsidR="0629B794">
        <w:rPr>
          <w:lang w:val="en-GB"/>
        </w:rPr>
        <w:t>min</w:t>
      </w:r>
      <w:r w:rsidRPr="0629B794" w:rsidR="0629B794">
        <w:rPr>
          <w:lang w:val="en-GB"/>
        </w:rPr>
        <w:t>g himsel</w:t>
      </w:r>
      <w:r w:rsidRPr="0629B794" w:rsidR="0629B794">
        <w:rPr>
          <w:lang w:val="en-GB"/>
        </w:rPr>
        <w:t>f by t</w:t>
      </w:r>
      <w:r w:rsidRPr="0629B794" w:rsidR="0629B794">
        <w:rPr>
          <w:lang w:val="en-GB"/>
        </w:rPr>
        <w:t xml:space="preserve">he wood </w:t>
      </w:r>
      <w:r w:rsidRPr="0629B794" w:rsidR="0629B794">
        <w:rPr>
          <w:lang w:val="en-GB"/>
        </w:rPr>
        <w:t>stove</w:t>
      </w:r>
      <w:del w:author="Gary Smailes" w:date="2024-01-30T11:11:25.606Z" w:id="403180517">
        <w:r w:rsidRPr="0629B794" w:rsidDel="0629B794">
          <w:rPr>
            <w:lang w:val="en-GB"/>
          </w:rPr>
          <w:delText>,</w:delText>
        </w:r>
        <w:r w:rsidRPr="0629B794" w:rsidDel="0629B794">
          <w:rPr>
            <w:lang w:val="en-GB"/>
          </w:rPr>
          <w:delText xml:space="preserve"> </w:delText>
        </w:r>
      </w:del>
      <w:ins w:author="Gary Smailes" w:date="2024-01-30T11:11:27.197Z" w:id="1885239426">
        <w:r w:rsidRPr="0629B794" w:rsidR="0629B794">
          <w:rPr>
            <w:lang w:val="en-GB"/>
          </w:rPr>
          <w:t xml:space="preserve">and </w:t>
        </w:r>
      </w:ins>
      <w:r w:rsidRPr="0629B794" w:rsidR="0629B794">
        <w:rPr>
          <w:lang w:val="en-GB"/>
        </w:rPr>
        <w:t>g</w:t>
      </w:r>
      <w:r w:rsidRPr="0629B794" w:rsidR="0629B794">
        <w:rPr>
          <w:lang w:val="en-GB"/>
        </w:rPr>
        <w:t>az</w:t>
      </w:r>
      <w:ins w:author="Gary Smailes" w:date="2024-01-30T11:11:30.68Z" w:id="1115677365">
        <w:r w:rsidRPr="0629B794" w:rsidR="0629B794">
          <w:rPr>
            <w:lang w:val="en-GB"/>
          </w:rPr>
          <w:t>ing</w:t>
        </w:r>
      </w:ins>
      <w:del w:author="Gary Smailes" w:date="2024-01-30T11:11:29.696Z" w:id="858185260">
        <w:r w:rsidRPr="0629B794" w:rsidDel="0629B794">
          <w:rPr>
            <w:lang w:val="en-GB"/>
          </w:rPr>
          <w:delText>e</w:delText>
        </w:r>
        <w:r w:rsidRPr="0629B794" w:rsidDel="0629B794">
          <w:rPr>
            <w:lang w:val="en-GB"/>
          </w:rPr>
          <w:delText>d</w:delText>
        </w:r>
      </w:del>
      <w:r w:rsidRPr="0629B794" w:rsidR="0629B794">
        <w:rPr>
          <w:lang w:val="en-GB"/>
        </w:rPr>
        <w:t xml:space="preserve"> o</w:t>
      </w:r>
      <w:r w:rsidRPr="0629B794" w:rsidR="0629B794">
        <w:rPr>
          <w:lang w:val="en-GB"/>
        </w:rPr>
        <w:t>ut of hi</w:t>
      </w:r>
      <w:commentRangeStart w:id="1943427313"/>
      <w:r w:rsidRPr="0629B794" w:rsidR="0629B794">
        <w:rPr>
          <w:lang w:val="en-GB"/>
        </w:rPr>
        <w:t>s window at G</w:t>
      </w:r>
      <w:r w:rsidRPr="0629B794" w:rsidR="0629B794">
        <w:rPr>
          <w:lang w:val="en-GB"/>
        </w:rPr>
        <w:t>o</w:t>
      </w:r>
      <w:r w:rsidRPr="0629B794" w:rsidR="0629B794">
        <w:rPr>
          <w:lang w:val="en-GB"/>
        </w:rPr>
        <w:t>o</w:t>
      </w:r>
      <w:r w:rsidRPr="0629B794" w:rsidR="0629B794">
        <w:rPr>
          <w:lang w:val="en-GB"/>
        </w:rPr>
        <w:t>se Pond.</w:t>
      </w:r>
      <w:commentRangeEnd w:id="1943427313"/>
      <w:r>
        <w:rPr>
          <w:rStyle w:val="CommentReference"/>
        </w:rPr>
        <w:commentReference w:id="1943427313"/>
      </w:r>
      <w:r w:rsidRPr="0629B794" w:rsidR="0629B794">
        <w:rPr>
          <w:lang w:val="en-GB"/>
        </w:rPr>
        <w:t xml:space="preserve"> </w:t>
      </w:r>
      <w:commentRangeStart w:id="34777324"/>
      <w:r w:rsidRPr="0629B794" w:rsidR="0629B794">
        <w:rPr>
          <w:lang w:val="en-GB"/>
        </w:rPr>
        <w:t>The</w:t>
      </w:r>
      <w:r w:rsidRPr="0629B794" w:rsidR="0629B794">
        <w:rPr>
          <w:lang w:val="en-GB"/>
        </w:rPr>
        <w:t xml:space="preserve"> wind</w:t>
      </w:r>
      <w:r w:rsidRPr="0629B794" w:rsidR="0629B794">
        <w:rPr>
          <w:lang w:val="en-GB"/>
        </w:rPr>
        <w:t>ow had a nice</w:t>
      </w:r>
      <w:r w:rsidRPr="0629B794" w:rsidR="0629B794">
        <w:rPr>
          <w:lang w:val="en-GB"/>
        </w:rPr>
        <w:t xml:space="preserve"> va</w:t>
      </w:r>
      <w:r w:rsidRPr="0629B794" w:rsidR="0629B794">
        <w:rPr>
          <w:lang w:val="en-GB"/>
        </w:rPr>
        <w:t>ntage poin</w:t>
      </w:r>
      <w:r w:rsidRPr="0629B794" w:rsidR="0629B794">
        <w:rPr>
          <w:lang w:val="en-GB"/>
        </w:rPr>
        <w:t>t,</w:t>
      </w:r>
      <w:r w:rsidRPr="0629B794" w:rsidR="0629B794">
        <w:rPr>
          <w:lang w:val="en-GB"/>
        </w:rPr>
        <w:t xml:space="preserve"> t</w:t>
      </w:r>
      <w:commentRangeEnd w:id="34777324"/>
      <w:r>
        <w:rPr>
          <w:rStyle w:val="CommentReference"/>
        </w:rPr>
        <w:commentReference w:id="34777324"/>
      </w:r>
      <w:r w:rsidRPr="0629B794" w:rsidR="0629B794">
        <w:rPr>
          <w:lang w:val="en-GB"/>
        </w:rPr>
        <w:t xml:space="preserve">he old </w:t>
      </w:r>
      <w:r w:rsidRPr="0629B794" w:rsidR="0629B794">
        <w:rPr>
          <w:lang w:val="en-GB"/>
        </w:rPr>
        <w:t>MacDar</w:t>
      </w:r>
      <w:r w:rsidRPr="0629B794" w:rsidR="0629B794">
        <w:rPr>
          <w:lang w:val="en-GB"/>
        </w:rPr>
        <w:t>by</w:t>
      </w:r>
      <w:r w:rsidRPr="0629B794" w:rsidR="0629B794">
        <w:rPr>
          <w:lang w:val="en-GB"/>
        </w:rPr>
        <w:t xml:space="preserve"> hom</w:t>
      </w:r>
      <w:r w:rsidRPr="0629B794" w:rsidR="0629B794">
        <w:rPr>
          <w:lang w:val="en-GB"/>
        </w:rPr>
        <w:t>es</w:t>
      </w:r>
      <w:r w:rsidRPr="0629B794" w:rsidR="0629B794">
        <w:rPr>
          <w:lang w:val="en-GB"/>
        </w:rPr>
        <w:t>tead being per</w:t>
      </w:r>
      <w:r w:rsidRPr="0629B794" w:rsidR="0629B794">
        <w:rPr>
          <w:lang w:val="en-GB"/>
        </w:rPr>
        <w:t xml:space="preserve">ched </w:t>
      </w:r>
      <w:r w:rsidRPr="0629B794" w:rsidR="0629B794">
        <w:rPr>
          <w:lang w:val="en-GB"/>
        </w:rPr>
        <w:t>on a gentle rise</w:t>
      </w:r>
      <w:r w:rsidRPr="0629B794" w:rsidR="0629B794">
        <w:rPr>
          <w:lang w:val="en-GB"/>
        </w:rPr>
        <w:t xml:space="preserve"> just above th</w:t>
      </w:r>
      <w:r w:rsidRPr="0629B794" w:rsidR="0629B794">
        <w:rPr>
          <w:lang w:val="en-GB"/>
        </w:rPr>
        <w:t xml:space="preserve">e </w:t>
      </w:r>
      <w:r w:rsidRPr="0629B794" w:rsidR="0629B794">
        <w:rPr>
          <w:lang w:val="en-GB"/>
        </w:rPr>
        <w:t xml:space="preserve">Pond’s dam. </w:t>
      </w:r>
      <w:r w:rsidRPr="0629B794" w:rsidR="0629B794">
        <w:rPr>
          <w:lang w:val="en-GB"/>
        </w:rPr>
        <w:t>T</w:t>
      </w:r>
      <w:r w:rsidRPr="0629B794" w:rsidR="0629B794">
        <w:rPr>
          <w:lang w:val="en-GB"/>
        </w:rPr>
        <w:t>he Pon</w:t>
      </w:r>
      <w:r w:rsidRPr="0629B794" w:rsidR="0629B794">
        <w:rPr>
          <w:lang w:val="en-GB"/>
        </w:rPr>
        <w:t>d was</w:t>
      </w:r>
      <w:ins w:author="Gary Smailes" w:date="2024-01-30T11:23:56.349Z" w:id="719326388">
        <w:r w:rsidRPr="0629B794" w:rsidR="0629B794">
          <w:rPr>
            <w:lang w:val="en-GB"/>
          </w:rPr>
          <w:t>,</w:t>
        </w:r>
      </w:ins>
      <w:r w:rsidRPr="0629B794" w:rsidR="0629B794">
        <w:rPr>
          <w:lang w:val="en-GB"/>
        </w:rPr>
        <w:t xml:space="preserve"> </w:t>
      </w:r>
      <w:commentRangeStart w:id="1989510884"/>
      <w:r w:rsidRPr="0629B794" w:rsidR="0629B794">
        <w:rPr>
          <w:lang w:val="en-GB"/>
        </w:rPr>
        <w:t>o</w:t>
      </w:r>
      <w:r w:rsidRPr="0629B794" w:rsidR="0629B794">
        <w:rPr>
          <w:lang w:val="en-GB"/>
        </w:rPr>
        <w:t>f cour</w:t>
      </w:r>
      <w:r w:rsidRPr="0629B794" w:rsidR="0629B794">
        <w:rPr>
          <w:lang w:val="en-GB"/>
        </w:rPr>
        <w:t>se</w:t>
      </w:r>
      <w:ins w:author="Gary Smailes" w:date="2024-01-30T11:23:58.634Z" w:id="1094006822">
        <w:r w:rsidRPr="0629B794" w:rsidR="0629B794">
          <w:rPr>
            <w:lang w:val="en-GB"/>
          </w:rPr>
          <w:t>,</w:t>
        </w:r>
      </w:ins>
      <w:commentRangeEnd w:id="1989510884"/>
      <w:r>
        <w:rPr>
          <w:rStyle w:val="CommentReference"/>
        </w:rPr>
        <w:commentReference w:id="1989510884"/>
      </w:r>
      <w:r w:rsidRPr="0629B794" w:rsidR="0629B794">
        <w:rPr>
          <w:lang w:val="en-GB"/>
        </w:rPr>
        <w:t xml:space="preserve"> fr</w:t>
      </w:r>
      <w:r w:rsidRPr="0629B794" w:rsidR="0629B794">
        <w:rPr>
          <w:lang w:val="en-GB"/>
        </w:rPr>
        <w:t>ozen that day and</w:t>
      </w:r>
      <w:r w:rsidRPr="0629B794" w:rsidR="0629B794">
        <w:rPr>
          <w:lang w:val="en-GB"/>
        </w:rPr>
        <w:t xml:space="preserve"> t</w:t>
      </w:r>
      <w:r w:rsidRPr="0629B794" w:rsidR="0629B794">
        <w:rPr>
          <w:lang w:val="en-GB"/>
        </w:rPr>
        <w:t>he sky was</w:t>
      </w:r>
      <w:r w:rsidRPr="0629B794" w:rsidR="0629B794">
        <w:rPr>
          <w:lang w:val="en-GB"/>
        </w:rPr>
        <w:t xml:space="preserve"> c</w:t>
      </w:r>
      <w:r w:rsidRPr="0629B794" w:rsidR="0629B794">
        <w:rPr>
          <w:lang w:val="en-GB"/>
        </w:rPr>
        <w:t xml:space="preserve">lear. </w:t>
      </w:r>
      <w:r w:rsidRPr="0629B794" w:rsidR="0629B794">
        <w:rPr>
          <w:lang w:val="en-GB"/>
        </w:rPr>
        <w:t>T</w:t>
      </w:r>
      <w:commentRangeStart w:id="383033910"/>
      <w:r w:rsidRPr="0629B794" w:rsidR="0629B794">
        <w:rPr>
          <w:lang w:val="en-GB"/>
        </w:rPr>
        <w:t>ha</w:t>
      </w:r>
      <w:r w:rsidRPr="0629B794" w:rsidR="0629B794">
        <w:rPr>
          <w:lang w:val="en-GB"/>
        </w:rPr>
        <w:t>t m</w:t>
      </w:r>
      <w:r w:rsidRPr="0629B794" w:rsidR="0629B794">
        <w:rPr>
          <w:lang w:val="en-GB"/>
        </w:rPr>
        <w:t>orning</w:t>
      </w:r>
      <w:ins w:author="Gary Smailes" w:date="2024-01-30T11:24:34.771Z" w:id="1798496523">
        <w:r w:rsidRPr="0629B794" w:rsidR="0629B794">
          <w:rPr>
            <w:lang w:val="en-GB"/>
          </w:rPr>
          <w:t>,</w:t>
        </w:r>
      </w:ins>
      <w:r w:rsidRPr="0629B794" w:rsidR="0629B794">
        <w:rPr>
          <w:lang w:val="en-GB"/>
        </w:rPr>
        <w:t xml:space="preserve"> he</w:t>
      </w:r>
      <w:r w:rsidRPr="0629B794" w:rsidR="0629B794">
        <w:rPr>
          <w:lang w:val="en-GB"/>
        </w:rPr>
        <w:t xml:space="preserve"> saw a stra</w:t>
      </w:r>
      <w:r w:rsidRPr="0629B794" w:rsidR="0629B794">
        <w:rPr>
          <w:lang w:val="en-GB"/>
        </w:rPr>
        <w:t>nge, black</w:t>
      </w:r>
      <w:r w:rsidRPr="0629B794" w:rsidR="0629B794">
        <w:rPr>
          <w:lang w:val="en-GB"/>
        </w:rPr>
        <w:t xml:space="preserve"> </w:t>
      </w:r>
      <w:r w:rsidRPr="0629B794" w:rsidR="0629B794">
        <w:rPr>
          <w:lang w:val="en-GB"/>
        </w:rPr>
        <w:t>column of smo</w:t>
      </w:r>
      <w:r w:rsidRPr="0629B794" w:rsidR="0629B794">
        <w:rPr>
          <w:lang w:val="en-GB"/>
        </w:rPr>
        <w:t>ke rising f</w:t>
      </w:r>
      <w:r w:rsidRPr="0629B794" w:rsidR="0629B794">
        <w:rPr>
          <w:lang w:val="en-GB"/>
        </w:rPr>
        <w:t>r</w:t>
      </w:r>
      <w:r w:rsidRPr="0629B794" w:rsidR="0629B794">
        <w:rPr>
          <w:lang w:val="en-GB"/>
        </w:rPr>
        <w:t>om the</w:t>
      </w:r>
      <w:r w:rsidRPr="0629B794" w:rsidR="0629B794">
        <w:rPr>
          <w:lang w:val="en-GB"/>
        </w:rPr>
        <w:t xml:space="preserve"> f</w:t>
      </w:r>
      <w:r w:rsidRPr="0629B794" w:rsidR="0629B794">
        <w:rPr>
          <w:lang w:val="en-GB"/>
        </w:rPr>
        <w:t>ar end of</w:t>
      </w:r>
      <w:r w:rsidRPr="0629B794" w:rsidR="0629B794">
        <w:rPr>
          <w:lang w:val="en-GB"/>
        </w:rPr>
        <w:t xml:space="preserve"> Goose</w:t>
      </w:r>
      <w:r w:rsidRPr="0629B794" w:rsidR="0629B794">
        <w:rPr>
          <w:lang w:val="en-GB"/>
        </w:rPr>
        <w:t xml:space="preserve"> Pond.</w:t>
      </w:r>
      <w:commentRangeEnd w:id="383033910"/>
      <w:r>
        <w:rPr>
          <w:rStyle w:val="CommentReference"/>
        </w:rPr>
        <w:commentReference w:id="383033910"/>
      </w:r>
    </w:p>
    <w:p w:rsidR="00F24B6F" w:rsidP="0629B794" w:rsidRDefault="004C2AD8" w14:paraId="249014FC" w14:textId="506692E9">
      <w:pPr>
        <w:pStyle w:val="Normal"/>
        <w:ind w:firstLine="720"/>
        <w:rPr>
          <w:ins w:author="Gary Smailes" w:date="2024-01-30T11:29:54.601Z" w:id="366548067"/>
          <w:b w:val="1"/>
          <w:bCs w:val="1"/>
          <w:lang w:val="en-US"/>
        </w:rPr>
        <w:pPrChange w:author="Gary Smailes" w:date="2024-01-30T11:29:54.602Z">
          <w:pPr/>
        </w:pPrChange>
      </w:pPr>
      <w:r w:rsidRPr="0629B794" w:rsidR="0629B794">
        <w:rPr>
          <w:lang w:val="en-US"/>
        </w:rPr>
        <w:t xml:space="preserve">Joseph “Hooker” Moore was born in 1890 in Saugerties, NY to John and Elizabeth </w:t>
      </w:r>
      <w:r w:rsidRPr="0629B794" w:rsidR="0629B794">
        <w:rPr>
          <w:lang w:val="en-US"/>
        </w:rPr>
        <w:t>MacDarby</w:t>
      </w:r>
      <w:r w:rsidRPr="0629B794" w:rsidR="0629B794">
        <w:rPr>
          <w:lang w:val="en-US"/>
        </w:rPr>
        <w:t xml:space="preserve"> Moore. Four years later</w:t>
      </w:r>
      <w:ins w:author="Gary Smailes" w:date="2024-01-30T11:27:49.931Z" w:id="1325067767">
        <w:r w:rsidRPr="0629B794" w:rsidR="0629B794">
          <w:rPr>
            <w:lang w:val="en-US"/>
          </w:rPr>
          <w:t>,</w:t>
        </w:r>
      </w:ins>
      <w:r w:rsidRPr="0629B794" w:rsidR="0629B794">
        <w:rPr>
          <w:lang w:val="en-US"/>
        </w:rPr>
        <w:t xml:space="preserve"> the family would </w:t>
      </w:r>
      <w:r w:rsidRPr="0629B794" w:rsidR="0629B794">
        <w:rPr>
          <w:lang w:val="en-US"/>
        </w:rPr>
        <w:t>establish</w:t>
      </w:r>
      <w:r w:rsidRPr="0629B794" w:rsidR="0629B794">
        <w:rPr>
          <w:lang w:val="en-US"/>
        </w:rPr>
        <w:t xml:space="preserve"> their Goose Pond dairy farm</w:t>
      </w:r>
      <w:ins w:author="Gary Smailes" w:date="2024-01-30T11:28:24.044Z" w:id="1106241699">
        <w:r w:rsidRPr="0629B794" w:rsidR="0629B794">
          <w:rPr>
            <w:lang w:val="en-US"/>
          </w:rPr>
          <w:t>, which was to remain</w:t>
        </w:r>
      </w:ins>
      <w:r w:rsidRPr="0629B794" w:rsidR="0629B794">
        <w:rPr>
          <w:lang w:val="en-US"/>
        </w:rPr>
        <w:t xml:space="preserve"> </w:t>
      </w:r>
      <w:del w:author="Gary Smailes" w:date="2024-01-30T11:28:28.963Z" w:id="287532396">
        <w:r w:rsidRPr="0629B794" w:rsidDel="0629B794">
          <w:rPr>
            <w:lang w:val="en-US"/>
          </w:rPr>
          <w:delText>-- and</w:delText>
        </w:r>
      </w:del>
      <w:ins w:author="Gary Smailes" w:date="2024-01-30T11:28:29.014Z" w:id="751908818">
        <w:r w:rsidRPr="0629B794" w:rsidR="0629B794">
          <w:rPr>
            <w:lang w:val="en-US"/>
          </w:rPr>
          <w:t>=</w:t>
        </w:r>
      </w:ins>
      <w:r w:rsidRPr="0629B794" w:rsidR="0629B794">
        <w:rPr>
          <w:lang w:val="en-US"/>
        </w:rPr>
        <w:t xml:space="preserve"> Hooker’s home for most of his life. Their spacious </w:t>
      </w:r>
      <w:ins w:author="Gary Smailes" w:date="2024-01-30T11:28:47.104Z" w:id="1055595278">
        <w:r w:rsidRPr="0629B794" w:rsidR="0629B794">
          <w:rPr>
            <w:lang w:val="en-US"/>
          </w:rPr>
          <w:t>ten</w:t>
        </w:r>
      </w:ins>
      <w:del w:author="Gary Smailes" w:date="2024-01-30T11:28:46.411Z" w:id="325227152">
        <w:r w:rsidRPr="0629B794" w:rsidDel="0629B794">
          <w:rPr>
            <w:lang w:val="en-US"/>
          </w:rPr>
          <w:delText>10</w:delText>
        </w:r>
      </w:del>
      <w:r w:rsidRPr="0629B794" w:rsidR="0629B794">
        <w:rPr>
          <w:lang w:val="en-US"/>
        </w:rPr>
        <w:t xml:space="preserve">-room farmhouse, </w:t>
      </w:r>
      <w:del w:author="Gary Smailes" w:date="2024-01-30T11:28:56.166Z" w:id="142750993">
        <w:r w:rsidRPr="0629B794" w:rsidDel="0629B794">
          <w:rPr>
            <w:lang w:val="en-US"/>
          </w:rPr>
          <w:delText xml:space="preserve">perhaps </w:delText>
        </w:r>
      </w:del>
      <w:ins w:author="Gary Smailes" w:date="2024-01-30T11:28:59.391Z" w:id="1718830918">
        <w:r w:rsidRPr="0629B794" w:rsidR="0629B794">
          <w:rPr>
            <w:lang w:val="en-US"/>
          </w:rPr>
          <w:t>probably</w:t>
        </w:r>
      </w:ins>
      <w:ins w:author="Gary Smailes" w:date="2024-01-30T11:29:00.724Z" w:id="854101350">
        <w:r w:rsidRPr="0629B794" w:rsidR="0629B794">
          <w:rPr>
            <w:lang w:val="en-US"/>
          </w:rPr>
          <w:t xml:space="preserve"> </w:t>
        </w:r>
      </w:ins>
      <w:r w:rsidRPr="0629B794" w:rsidR="0629B794">
        <w:rPr>
          <w:lang w:val="en-US"/>
        </w:rPr>
        <w:t xml:space="preserve">the first on Lower Goose, would stand watch over the lake for the next 100 years. </w:t>
      </w:r>
      <w:ins w:author="Gary Smailes" w:date="2024-01-30T11:29:54.601Z" w:id="988319106">
        <w:r w:rsidRPr="0629B794" w:rsidR="0629B794">
          <w:rPr>
            <w:lang w:val="en-US"/>
          </w:rPr>
          <w:t xml:space="preserve">Elizabeth, it would appear, was a force of nature </w:t>
        </w:r>
      </w:ins>
      <w:ins w:author="Gary Smailes" w:date="2024-01-30T11:30:02.358Z" w:id="1338855637">
        <w:r w:rsidRPr="0629B794" w:rsidR="0629B794">
          <w:rPr>
            <w:lang w:val="en-US"/>
          </w:rPr>
          <w:t>and</w:t>
        </w:r>
      </w:ins>
      <w:ins w:author="Gary Smailes" w:date="2024-01-30T11:29:54.601Z" w:id="740770416">
        <w:r w:rsidRPr="0629B794" w:rsidR="0629B794">
          <w:rPr>
            <w:lang w:val="en-US"/>
          </w:rPr>
          <w:t>s</w:t>
        </w:r>
        <w:r w:rsidRPr="0629B794" w:rsidR="0629B794">
          <w:rPr>
            <w:lang w:val="en-US"/>
          </w:rPr>
          <w:t xml:space="preserve"> never seemed to take her husband’s name – she went by Mrs. </w:t>
        </w:r>
        <w:r w:rsidRPr="0629B794" w:rsidR="0629B794">
          <w:rPr>
            <w:lang w:val="en-US"/>
          </w:rPr>
          <w:t>MacDarby</w:t>
        </w:r>
        <w:r w:rsidRPr="0629B794" w:rsidR="0629B794">
          <w:rPr>
            <w:lang w:val="en-US"/>
          </w:rPr>
          <w:t xml:space="preserve">. </w:t>
        </w:r>
      </w:ins>
      <w:ins w:author="Gary Smailes" w:date="2024-01-30T11:30:22.199Z" w:id="42700203">
        <w:r w:rsidRPr="0629B794" w:rsidR="0629B794">
          <w:rPr>
            <w:lang w:val="en-US"/>
          </w:rPr>
          <w:t>T</w:t>
        </w:r>
      </w:ins>
      <w:ins w:author="Gary Smailes" w:date="2024-01-30T11:29:54.601Z" w:id="1829520752">
        <w:r w:rsidRPr="0629B794" w:rsidR="0629B794">
          <w:rPr>
            <w:lang w:val="en-US"/>
          </w:rPr>
          <w:t xml:space="preserve">heir farm was always </w:t>
        </w:r>
      </w:ins>
      <w:ins w:author="Gary Smailes" w:date="2024-01-30T11:30:32.308Z" w:id="1582908324">
        <w:r w:rsidRPr="0629B794" w:rsidR="0629B794">
          <w:rPr>
            <w:lang w:val="en-US"/>
          </w:rPr>
          <w:t xml:space="preserve">known as </w:t>
        </w:r>
      </w:ins>
      <w:ins w:author="Gary Smailes" w:date="2024-01-30T11:29:54.601Z" w:id="755556252">
        <w:r w:rsidRPr="0629B794" w:rsidR="0629B794">
          <w:rPr>
            <w:lang w:val="en-US"/>
          </w:rPr>
          <w:t xml:space="preserve">the </w:t>
        </w:r>
        <w:r w:rsidRPr="0629B794" w:rsidR="0629B794">
          <w:rPr>
            <w:lang w:val="en-US"/>
          </w:rPr>
          <w:t>MacDarby</w:t>
        </w:r>
        <w:r w:rsidRPr="0629B794" w:rsidR="0629B794">
          <w:rPr>
            <w:lang w:val="en-US"/>
          </w:rPr>
          <w:t xml:space="preserve"> Farm. </w:t>
        </w:r>
      </w:ins>
      <w:commentRangeStart w:id="1171819664"/>
      <w:ins w:author="Gary Smailes" w:date="2024-01-30T11:29:54.601Z" w:id="2008615644">
        <w:r w:rsidRPr="0629B794" w:rsidR="0629B794">
          <w:rPr>
            <w:lang w:val="en-US"/>
          </w:rPr>
          <w:t xml:space="preserve">And today there’s a nearby </w:t>
        </w:r>
        <w:r w:rsidRPr="0629B794" w:rsidR="0629B794">
          <w:rPr>
            <w:lang w:val="en-US"/>
          </w:rPr>
          <w:t>McDarby</w:t>
        </w:r>
        <w:r w:rsidRPr="0629B794" w:rsidR="0629B794">
          <w:rPr>
            <w:lang w:val="en-US"/>
          </w:rPr>
          <w:t xml:space="preserve"> Road (misspelled, </w:t>
        </w:r>
        <w:r w:rsidRPr="0629B794" w:rsidR="0629B794">
          <w:rPr>
            <w:lang w:val="en-US"/>
          </w:rPr>
          <w:t>I’ll</w:t>
        </w:r>
        <w:r w:rsidRPr="0629B794" w:rsidR="0629B794">
          <w:rPr>
            <w:lang w:val="en-US"/>
          </w:rPr>
          <w:t xml:space="preserve"> point out) but not any Moore Lane.</w:t>
        </w:r>
      </w:ins>
      <w:commentRangeEnd w:id="1171819664"/>
      <w:r>
        <w:rPr>
          <w:rStyle w:val="CommentReference"/>
        </w:rPr>
        <w:commentReference w:id="1171819664"/>
      </w:r>
    </w:p>
    <w:p w:rsidR="00F24B6F" w:rsidP="0629B794" w:rsidRDefault="004C2AD8" w14:paraId="0B2FEFA9" w14:textId="1469B854">
      <w:pPr>
        <w:pStyle w:val="Normal"/>
        <w:ind w:firstLine="720"/>
        <w:rPr>
          <w:del w:author="Gary Smailes" w:date="2024-01-30T11:29:54.58Z" w:id="1070236164"/>
          <w:b w:val="1"/>
          <w:bCs w:val="1"/>
          <w:lang w:val="en-GB"/>
        </w:rPr>
      </w:pPr>
      <w:commentRangeStart w:id="1882832377"/>
      <w:del w:author="Gary Smailes" w:date="2024-01-30T13:17:44.675Z" w:id="924216801">
        <w:r w:rsidRPr="0629B794" w:rsidDel="0629B794">
          <w:rPr>
            <w:lang w:val="en-GB"/>
          </w:rPr>
          <w:delText xml:space="preserve">John </w:delText>
        </w:r>
      </w:del>
      <w:del w:author="Gary Smailes" w:date="2024-01-30T11:29:10.577Z" w:id="1878853527">
        <w:r w:rsidRPr="0629B794" w:rsidDel="0629B794">
          <w:rPr>
            <w:lang w:val="en-GB"/>
          </w:rPr>
          <w:delText xml:space="preserve">was </w:delText>
        </w:r>
      </w:del>
      <w:del w:author="Gary Smailes" w:date="2024-01-30T13:17:44.675Z" w:id="2354731">
        <w:r w:rsidRPr="0629B794" w:rsidDel="0629B794">
          <w:rPr>
            <w:lang w:val="en-GB"/>
          </w:rPr>
          <w:delText>a superintendent at a Lee papermill</w:delText>
        </w:r>
      </w:del>
      <w:commentRangeEnd w:id="1882832377"/>
      <w:r>
        <w:rPr>
          <w:rStyle w:val="CommentReference"/>
        </w:rPr>
        <w:commentReference w:id="1882832377"/>
      </w:r>
      <w:del w:author="Gary Smailes" w:date="2024-01-30T13:17:44.675Z" w:id="1127468398">
        <w:r w:rsidRPr="0629B794" w:rsidDel="0629B794">
          <w:rPr>
            <w:lang w:val="en-GB"/>
          </w:rPr>
          <w:delText xml:space="preserve">. </w:delText>
        </w:r>
      </w:del>
      <w:del w:author="Gary Smailes" w:date="2024-01-30T11:29:54.581Z" w:id="1856824386">
        <w:r w:rsidRPr="0629B794" w:rsidDel="0629B794">
          <w:rPr>
            <w:lang w:val="en-GB"/>
          </w:rPr>
          <w:delText>Elizabeth, it would appear, was a force of nature as she never seemed to take her husband’s name – she went by Mrs. MacDarby. And their farm was always called the MacDarby Farm. And today there’s a nearby McDarby Road (misspelled, I’ll point out) but not any Moore Lane.</w:delText>
        </w:r>
        <w:r w:rsidRPr="0629B794" w:rsidDel="0629B794">
          <w:rPr>
            <w:b w:val="1"/>
            <w:bCs w:val="1"/>
            <w:lang w:val="en-GB"/>
          </w:rPr>
          <w:delText xml:space="preserve"> </w:delText>
        </w:r>
      </w:del>
    </w:p>
    <w:p w:rsidR="001E158A" w:rsidP="00F24B6F" w:rsidRDefault="001E158A" w14:paraId="53D949A5" w14:textId="77777777">
      <w:pPr>
        <w:rPr>
          <w:b w:val="1"/>
          <w:bCs w:val="1"/>
          <w:lang w:val="en-GB"/>
        </w:rPr>
      </w:pPr>
    </w:p>
    <w:p w:rsidRPr="00C01C35" w:rsidR="001E158A" w:rsidP="00F24B6F" w:rsidRDefault="001E158A" w14:paraId="458F6665" w14:textId="26F0CB54">
      <w:pPr>
        <w:rPr>
          <w:lang w:val="en-GB"/>
        </w:rPr>
      </w:pPr>
      <w:r>
        <w:drawing>
          <wp:inline wp14:editId="2FFEEB7B" wp14:anchorId="6CF1B9AE">
            <wp:extent cx="3962885" cy="2827366"/>
            <wp:effectExtent l="0" t="0" r="0" b="0"/>
            <wp:docPr id="634158110" name="Picture 1" descr="A group of people standing in front of a hous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e735580ac254d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885" cy="2827366"/>
                    </a:xfrm>
                    <a:prstGeom prst="rect">
                      <a:avLst/>
                    </a:prstGeom>
                  </pic:spPr>
                </pic:pic>
              </a:graphicData>
            </a:graphic>
          </wp:inline>
        </w:drawing>
      </w:r>
    </w:p>
    <w:p w:rsidR="00B4066D" w:rsidP="009B2081" w:rsidRDefault="00B4066D" w14:paraId="072A32D0" w14:textId="099A0BF6">
      <w:pPr>
        <w:rPr>
          <w:lang w:val="en-GB"/>
        </w:rPr>
      </w:pPr>
      <w:r>
        <w:drawing>
          <wp:inline wp14:editId="5C791E0C" wp14:anchorId="75C995FC">
            <wp:extent cx="3943927" cy="2235314"/>
            <wp:effectExtent l="0" t="0" r="0" b="0"/>
            <wp:docPr id="1694441897" name="Picture 3" descr="A house with a large lawn&#10;&#10;Description automatically generated with medium confidence" title=""/>
            <wp:cNvGraphicFramePr>
              <a:graphicFrameLocks noChangeAspect="1"/>
            </wp:cNvGraphicFramePr>
            <a:graphic>
              <a:graphicData uri="http://schemas.openxmlformats.org/drawingml/2006/picture">
                <pic:pic>
                  <pic:nvPicPr>
                    <pic:cNvPr id="0" name="Picture 3"/>
                    <pic:cNvPicPr/>
                  </pic:nvPicPr>
                  <pic:blipFill>
                    <a:blip r:embed="R31ec46c92fc341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43927" cy="2235314"/>
                    </a:xfrm>
                    <a:prstGeom prst="rect">
                      <a:avLst/>
                    </a:prstGeom>
                  </pic:spPr>
                </pic:pic>
              </a:graphicData>
            </a:graphic>
          </wp:inline>
        </w:drawing>
      </w:r>
    </w:p>
    <w:p w:rsidR="00B4066D" w:rsidP="009B2081" w:rsidRDefault="00B4066D" w14:paraId="1040AC09" w14:textId="77777777">
      <w:pPr>
        <w:rPr>
          <w:lang w:val="en-GB"/>
        </w:rPr>
      </w:pPr>
    </w:p>
    <w:p w:rsidR="00B4066D" w:rsidP="009B2081" w:rsidRDefault="00B4066D" w14:paraId="5B085679" w14:textId="77777777">
      <w:pPr>
        <w:rPr>
          <w:lang w:val="en-GB"/>
        </w:rPr>
      </w:pPr>
    </w:p>
    <w:p w:rsidR="00B4066D" w:rsidP="009B2081" w:rsidRDefault="00B4066D" w14:paraId="58CC6362" w14:textId="77777777">
      <w:pPr>
        <w:rPr>
          <w:lang w:val="en-GB"/>
        </w:rPr>
      </w:pPr>
    </w:p>
    <w:p w:rsidR="003B594B" w:rsidP="0629B794" w:rsidRDefault="003B594B" w14:paraId="48DEACAF" w14:textId="7A1DD049">
      <w:pPr>
        <w:pStyle w:val="Normal"/>
        <w:ind w:firstLine="720"/>
        <w:rPr>
          <w:lang w:val="en-GB"/>
        </w:rPr>
      </w:pPr>
      <w:ins w:author="Gary Smailes" w:date="2024-01-30T11:33:33.855Z" w:id="896920320">
        <w:r w:rsidRPr="0629B794" w:rsidR="0629B794">
          <w:rPr>
            <w:lang w:val="en-GB"/>
          </w:rPr>
          <w:t xml:space="preserve">The twice President of the United States, </w:t>
        </w:r>
      </w:ins>
      <w:r w:rsidRPr="0629B794" w:rsidR="0629B794">
        <w:rPr>
          <w:lang w:val="en-GB"/>
        </w:rPr>
        <w:t xml:space="preserve">Grover Cleveland, </w:t>
      </w:r>
      <w:del w:author="Gary Smailes" w:date="2024-01-30T11:33:44.482Z" w:id="464376422">
        <w:r w:rsidRPr="0629B794" w:rsidDel="0629B794">
          <w:rPr>
            <w:lang w:val="en-GB"/>
          </w:rPr>
          <w:delText>the 22</w:delText>
        </w:r>
        <w:r w:rsidRPr="0629B794" w:rsidDel="0629B794">
          <w:rPr>
            <w:vertAlign w:val="superscript"/>
            <w:lang w:val="en-GB"/>
          </w:rPr>
          <w:delText>nd</w:delText>
        </w:r>
        <w:r w:rsidRPr="0629B794" w:rsidDel="0629B794">
          <w:rPr>
            <w:lang w:val="en-GB"/>
          </w:rPr>
          <w:delText xml:space="preserve"> and 24</w:delText>
        </w:r>
        <w:r w:rsidRPr="0629B794" w:rsidDel="0629B794">
          <w:rPr>
            <w:vertAlign w:val="superscript"/>
            <w:lang w:val="en-GB"/>
          </w:rPr>
          <w:delText>th</w:delText>
        </w:r>
        <w:r w:rsidRPr="0629B794" w:rsidDel="0629B794">
          <w:rPr>
            <w:lang w:val="en-GB"/>
          </w:rPr>
          <w:delText xml:space="preserve"> President of the United States,</w:delText>
        </w:r>
      </w:del>
      <w:ins w:author="Gary Smailes" w:date="2024-01-30T11:33:44.516Z" w:id="1924305375">
        <w:r w:rsidRPr="0629B794" w:rsidR="0629B794">
          <w:rPr>
            <w:lang w:val="en-GB"/>
          </w:rPr>
          <w:t>#</w:t>
        </w:r>
      </w:ins>
      <w:r w:rsidRPr="0629B794" w:rsidR="0629B794">
        <w:rPr>
          <w:lang w:val="en-GB"/>
        </w:rPr>
        <w:t xml:space="preserve"> loved to fish. Hooker would recall how, on a fine summer day in 1899, the former </w:t>
      </w:r>
      <w:ins w:author="Gary Smailes" w:date="2024-01-30T13:13:24.305Z" w:id="2126039619">
        <w:r w:rsidRPr="0629B794" w:rsidR="0629B794">
          <w:rPr>
            <w:lang w:val="en-GB"/>
          </w:rPr>
          <w:t>p</w:t>
        </w:r>
      </w:ins>
      <w:del w:author="Gary Smailes" w:date="2024-01-30T13:13:24.051Z" w:id="1671066595">
        <w:r w:rsidRPr="0629B794" w:rsidDel="0629B794">
          <w:rPr>
            <w:lang w:val="en-GB"/>
          </w:rPr>
          <w:delText>P</w:delText>
        </w:r>
      </w:del>
      <w:r w:rsidRPr="0629B794" w:rsidR="0629B794">
        <w:rPr>
          <w:lang w:val="en-GB"/>
        </w:rPr>
        <w:t xml:space="preserve">resident (who was then visiting R.W. Gilder in </w:t>
      </w:r>
      <w:r w:rsidRPr="0629B794" w:rsidR="0629B794">
        <w:rPr>
          <w:lang w:val="en-GB"/>
        </w:rPr>
        <w:t>Tyringham</w:t>
      </w:r>
      <w:r w:rsidRPr="0629B794" w:rsidR="0629B794">
        <w:rPr>
          <w:lang w:val="en-GB"/>
        </w:rPr>
        <w:t xml:space="preserve">) </w:t>
      </w:r>
      <w:del w:author="Gary Smailes" w:date="2024-01-30T13:13:42.872Z" w:id="1964037262">
        <w:r w:rsidRPr="0629B794" w:rsidDel="0629B794">
          <w:rPr>
            <w:lang w:val="en-GB"/>
          </w:rPr>
          <w:delText>having first tried his luck down at Hop Brook,</w:delText>
        </w:r>
      </w:del>
      <w:r w:rsidRPr="0629B794" w:rsidR="0629B794">
        <w:rPr>
          <w:lang w:val="en-GB"/>
        </w:rPr>
        <w:t xml:space="preserve"> came up the hill to Goose Pond to try </w:t>
      </w:r>
      <w:ins w:author="Gary Smailes" w:date="2024-01-30T13:13:51.013Z" w:id="1840947118">
        <w:r w:rsidRPr="0629B794" w:rsidR="0629B794">
          <w:rPr>
            <w:lang w:val="en-GB"/>
          </w:rPr>
          <w:t xml:space="preserve">fishing after having first tried his luck down at Hop Brook </w:t>
        </w:r>
      </w:ins>
      <w:del w:author="Gary Smailes" w:date="2024-01-30T13:13:47.717Z" w:id="1669173471">
        <w:r w:rsidRPr="0629B794" w:rsidDel="0629B794">
          <w:rPr>
            <w:lang w:val="en-GB"/>
          </w:rPr>
          <w:delText>it there</w:delText>
        </w:r>
      </w:del>
      <w:r w:rsidRPr="0629B794" w:rsidR="0629B794">
        <w:rPr>
          <w:lang w:val="en-GB"/>
        </w:rPr>
        <w:t>. If he caught anything</w:t>
      </w:r>
      <w:ins w:author="Gary Smailes" w:date="2024-01-30T13:14:11.445Z" w:id="418379904">
        <w:r w:rsidRPr="0629B794" w:rsidR="0629B794">
          <w:rPr>
            <w:lang w:val="en-GB"/>
          </w:rPr>
          <w:t>,</w:t>
        </w:r>
      </w:ins>
      <w:r w:rsidRPr="0629B794" w:rsidR="0629B794">
        <w:rPr>
          <w:lang w:val="en-GB"/>
        </w:rPr>
        <w:t xml:space="preserve"> it wasn’t recorded in any </w:t>
      </w:r>
      <w:ins w:author="Gary Smailes" w:date="2024-01-30T13:14:29.689Z" w:id="830394117">
        <w:r w:rsidRPr="0629B794" w:rsidR="0629B794">
          <w:rPr>
            <w:lang w:val="en-GB"/>
          </w:rPr>
          <w:t>p</w:t>
        </w:r>
      </w:ins>
      <w:del w:author="Gary Smailes" w:date="2024-01-30T13:14:29.222Z" w:id="1377761888">
        <w:r w:rsidRPr="0629B794" w:rsidDel="0629B794">
          <w:rPr>
            <w:lang w:val="en-GB"/>
          </w:rPr>
          <w:delText>P</w:delText>
        </w:r>
      </w:del>
      <w:r w:rsidRPr="0629B794" w:rsidR="0629B794">
        <w:rPr>
          <w:lang w:val="en-GB"/>
        </w:rPr>
        <w:t xml:space="preserve">residential </w:t>
      </w:r>
      <w:ins w:author="Gary Smailes" w:date="2024-01-30T13:14:32.207Z" w:id="87625330">
        <w:r w:rsidRPr="0629B794" w:rsidR="0629B794">
          <w:rPr>
            <w:lang w:val="en-GB"/>
          </w:rPr>
          <w:t>a</w:t>
        </w:r>
      </w:ins>
      <w:del w:author="Gary Smailes" w:date="2024-01-30T13:14:31.77Z" w:id="1641364677">
        <w:r w:rsidRPr="0629B794" w:rsidDel="0629B794">
          <w:rPr>
            <w:lang w:val="en-GB"/>
          </w:rPr>
          <w:delText>A</w:delText>
        </w:r>
      </w:del>
      <w:r w:rsidRPr="0629B794" w:rsidR="0629B794">
        <w:rPr>
          <w:lang w:val="en-GB"/>
        </w:rPr>
        <w:t xml:space="preserve">rchive. </w:t>
      </w:r>
      <w:del w:author="Gary Smailes" w:date="2024-01-30T13:15:02.086Z" w:id="333359464">
        <w:r w:rsidRPr="0629B794" w:rsidDel="0629B794">
          <w:rPr>
            <w:lang w:val="en-GB"/>
          </w:rPr>
          <w:delText xml:space="preserve">But </w:delText>
        </w:r>
      </w:del>
      <w:r w:rsidRPr="0629B794" w:rsidR="0629B794">
        <w:rPr>
          <w:lang w:val="en-GB"/>
        </w:rPr>
        <w:t>Cleveland</w:t>
      </w:r>
      <w:ins w:author="Gary Smailes" w:date="2024-01-30T13:15:15.779Z" w:id="220543082">
        <w:r w:rsidRPr="0629B794" w:rsidR="0629B794">
          <w:rPr>
            <w:lang w:val="en-GB"/>
          </w:rPr>
          <w:t xml:space="preserve"> was not alone and</w:t>
        </w:r>
      </w:ins>
      <w:r w:rsidRPr="0629B794" w:rsidR="0629B794">
        <w:rPr>
          <w:lang w:val="en-GB"/>
        </w:rPr>
        <w:t xml:space="preserve"> </w:t>
      </w:r>
      <w:del w:author="Gary Smailes" w:date="2024-01-30T13:15:06.944Z" w:id="607558401">
        <w:r w:rsidRPr="0629B794" w:rsidDel="0629B794">
          <w:rPr>
            <w:lang w:val="en-GB"/>
          </w:rPr>
          <w:delText>is known to have</w:delText>
        </w:r>
      </w:del>
      <w:r w:rsidRPr="0629B794" w:rsidR="0629B794">
        <w:rPr>
          <w:lang w:val="en-GB"/>
        </w:rPr>
        <w:t xml:space="preserve"> visited with the Madge and Haywood Cavarly</w:t>
      </w:r>
      <w:del w:author="Gary Smailes" w:date="2024-01-30T13:15:21.209Z" w:id="512672160">
        <w:r w:rsidRPr="0629B794" w:rsidDel="0629B794">
          <w:rPr>
            <w:lang w:val="en-GB"/>
          </w:rPr>
          <w:delText xml:space="preserve"> that day</w:delText>
        </w:r>
      </w:del>
      <w:r w:rsidRPr="0629B794" w:rsidR="0629B794">
        <w:rPr>
          <w:lang w:val="en-GB"/>
        </w:rPr>
        <w:t>, who were</w:t>
      </w:r>
      <w:ins w:author="Gary Smailes" w:date="2024-01-30T13:15:29.978Z" w:id="1071606745">
        <w:r w:rsidRPr="0629B794" w:rsidR="0629B794">
          <w:rPr>
            <w:lang w:val="en-GB"/>
          </w:rPr>
          <w:t>, at the time,</w:t>
        </w:r>
      </w:ins>
      <w:del w:author="Gary Smailes" w:date="2024-01-30T13:15:31.604Z" w:id="2097804320">
        <w:r w:rsidRPr="0629B794" w:rsidDel="0629B794">
          <w:rPr>
            <w:lang w:val="en-GB"/>
          </w:rPr>
          <w:delText xml:space="preserve"> then</w:delText>
        </w:r>
      </w:del>
      <w:r w:rsidRPr="0629B794" w:rsidR="0629B794">
        <w:rPr>
          <w:lang w:val="en-GB"/>
        </w:rPr>
        <w:t xml:space="preserve"> camping on Pinepoint</w:t>
      </w:r>
      <w:ins w:author="Gary Smailes" w:date="2024-01-30T13:15:42.205Z" w:id="2099363381">
        <w:r w:rsidRPr="0629B794" w:rsidR="0629B794">
          <w:rPr>
            <w:lang w:val="en-GB"/>
          </w:rPr>
          <w:t>.</w:t>
        </w:r>
      </w:ins>
      <w:del w:author="Gary Smailes" w:date="2024-01-30T13:15:47.785Z" w:id="1185154916">
        <w:r w:rsidRPr="0629B794" w:rsidDel="0629B794">
          <w:rPr>
            <w:lang w:val="en-GB"/>
          </w:rPr>
          <w:delText>, and to have the</w:delText>
        </w:r>
      </w:del>
      <w:ins w:author="Gary Smailes" w:date="2024-01-30T13:15:56.74Z" w:id="218072170">
        <w:r w:rsidRPr="0629B794" w:rsidR="0629B794">
          <w:rPr>
            <w:lang w:val="en-GB"/>
          </w:rPr>
          <w:t xml:space="preserve"> It is underst</w:t>
        </w:r>
      </w:ins>
      <w:ins w:author="Gary Smailes" w:date="2024-01-30T13:16:06.294Z" w:id="1031801400">
        <w:r w:rsidRPr="0629B794" w:rsidR="0629B794">
          <w:rPr>
            <w:lang w:val="en-GB"/>
          </w:rPr>
          <w:t>ood</w:t>
        </w:r>
      </w:ins>
      <w:ins w:author="Gary Smailes" w:date="2024-01-30T13:15:56.74Z" w:id="997053263">
        <w:r w:rsidRPr="0629B794" w:rsidR="0629B794">
          <w:rPr>
            <w:lang w:val="en-GB"/>
          </w:rPr>
          <w:t xml:space="preserve"> that after </w:t>
        </w:r>
      </w:ins>
      <w:ins w:author="Gary Smailes" w:date="2024-01-30T13:16:09.813Z" w:id="359678322">
        <w:r w:rsidRPr="0629B794" w:rsidR="0629B794">
          <w:rPr>
            <w:lang w:val="en-GB"/>
          </w:rPr>
          <w:t>fishing</w:t>
        </w:r>
      </w:ins>
      <w:ins w:author="Gary Smailes" w:date="2024-01-30T13:15:56.74Z" w:id="1012619725">
        <w:r w:rsidRPr="0629B794" w:rsidR="0629B794">
          <w:rPr>
            <w:lang w:val="en-GB"/>
          </w:rPr>
          <w:t xml:space="preserve">, </w:t>
        </w:r>
      </w:ins>
      <w:commentRangeStart w:id="1398943721"/>
      <w:ins w:author="Gary Smailes" w:date="2024-01-30T13:16:13.634Z" w:id="1251752545">
        <w:r w:rsidRPr="0629B794" w:rsidR="0629B794">
          <w:rPr>
            <w:lang w:val="en-GB"/>
          </w:rPr>
          <w:t>they</w:t>
        </w:r>
      </w:ins>
      <w:del w:author="Gary Smailes" w:date="2024-01-30T13:16:12.84Z" w:id="646699681">
        <w:r w:rsidRPr="0629B794" w:rsidDel="0629B794">
          <w:rPr>
            <w:lang w:val="en-GB"/>
          </w:rPr>
          <w:delText>n</w:delText>
        </w:r>
      </w:del>
      <w:r w:rsidRPr="0629B794" w:rsidR="0629B794">
        <w:rPr>
          <w:lang w:val="en-GB"/>
        </w:rPr>
        <w:t xml:space="preserve"> </w:t>
      </w:r>
      <w:commentRangeEnd w:id="1398943721"/>
      <w:r>
        <w:rPr>
          <w:rStyle w:val="CommentReference"/>
        </w:rPr>
        <w:commentReference w:id="1398943721"/>
      </w:r>
      <w:r w:rsidRPr="0629B794" w:rsidR="0629B794">
        <w:rPr>
          <w:lang w:val="en-GB"/>
        </w:rPr>
        <w:t xml:space="preserve">enjoyed some hard cider at the </w:t>
      </w:r>
      <w:r w:rsidRPr="0629B794" w:rsidR="0629B794">
        <w:rPr>
          <w:lang w:val="en-GB"/>
        </w:rPr>
        <w:t>MacDarby’s</w:t>
      </w:r>
      <w:r w:rsidRPr="0629B794" w:rsidR="0629B794">
        <w:rPr>
          <w:lang w:val="en-GB"/>
        </w:rPr>
        <w:t xml:space="preserve">, </w:t>
      </w:r>
      <w:ins w:author="Gary Smailes" w:date="2024-01-30T13:16:34.989Z" w:id="1535978645">
        <w:r w:rsidRPr="0629B794" w:rsidR="0629B794">
          <w:rPr>
            <w:lang w:val="en-GB"/>
          </w:rPr>
          <w:t xml:space="preserve">even </w:t>
        </w:r>
      </w:ins>
      <w:r w:rsidRPr="0629B794" w:rsidR="0629B794">
        <w:rPr>
          <w:lang w:val="en-GB"/>
        </w:rPr>
        <w:t xml:space="preserve">spending the night in their spare bedroom next to Hooker’s. </w:t>
      </w:r>
    </w:p>
    <w:p w:rsidR="00B4066D" w:rsidP="467ECDBE" w:rsidRDefault="000B29B3" w14:paraId="59A1ED6E" w14:textId="3C061EB9">
      <w:pPr>
        <w:ind w:firstLine="720"/>
        <w:rPr>
          <w:lang w:val="en-GB"/>
        </w:rPr>
        <w:pPrChange w:author="Gary Smailes" w:date="2024-01-30T13:16:32.272Z">
          <w:pPr/>
        </w:pPrChange>
      </w:pPr>
      <w:r w:rsidRPr="467ECDBE" w:rsidR="467ECDBE">
        <w:rPr>
          <w:lang w:val="en-GB"/>
        </w:rPr>
        <w:t>Hooker would later work at the Mountain Mill</w:t>
      </w:r>
      <w:ins w:author="Gary Smailes" w:date="2024-01-30T13:17:54.14Z" w:id="412187398">
        <w:r w:rsidRPr="467ECDBE" w:rsidR="467ECDBE">
          <w:rPr>
            <w:lang w:val="en-GB"/>
          </w:rPr>
          <w:t>,</w:t>
        </w:r>
      </w:ins>
      <w:r w:rsidRPr="467ECDBE" w:rsidR="467ECDBE">
        <w:rPr>
          <w:lang w:val="en-GB"/>
        </w:rPr>
        <w:t xml:space="preserve"> down the street</w:t>
      </w:r>
      <w:ins w:author="Gary Smailes" w:date="2024-01-30T13:17:59.954Z" w:id="1903912562">
        <w:r w:rsidRPr="467ECDBE" w:rsidR="467ECDBE">
          <w:rPr>
            <w:lang w:val="en-GB"/>
          </w:rPr>
          <w:t>,</w:t>
        </w:r>
      </w:ins>
      <w:r w:rsidRPr="467ECDBE" w:rsidR="467ECDBE">
        <w:rPr>
          <w:lang w:val="en-GB"/>
        </w:rPr>
        <w:t xml:space="preserve"> as a steam engineer</w:t>
      </w:r>
      <w:ins w:author="Gary Smailes" w:date="2024-01-30T13:18:06.486Z" w:id="1930955046">
        <w:r w:rsidRPr="467ECDBE" w:rsidR="467ECDBE">
          <w:rPr>
            <w:lang w:val="en-GB"/>
          </w:rPr>
          <w:t>.</w:t>
        </w:r>
      </w:ins>
      <w:r w:rsidRPr="467ECDBE" w:rsidR="467ECDBE">
        <w:rPr>
          <w:lang w:val="en-GB"/>
        </w:rPr>
        <w:t xml:space="preserve"> </w:t>
      </w:r>
      <w:del w:author="Gary Smailes" w:date="2024-01-30T13:18:08.618Z" w:id="452787659">
        <w:r w:rsidRPr="467ECDBE" w:rsidDel="467ECDBE">
          <w:rPr>
            <w:lang w:val="en-GB"/>
          </w:rPr>
          <w:delText xml:space="preserve">and </w:delText>
        </w:r>
      </w:del>
      <w:ins w:author="Gary Smailes" w:date="2024-01-30T13:18:10.678Z" w:id="105888169">
        <w:r w:rsidRPr="467ECDBE" w:rsidR="467ECDBE">
          <w:rPr>
            <w:lang w:val="en-GB"/>
          </w:rPr>
          <w:t xml:space="preserve">Here he </w:t>
        </w:r>
      </w:ins>
      <w:r w:rsidRPr="467ECDBE" w:rsidR="467ECDBE">
        <w:rPr>
          <w:lang w:val="en-GB"/>
        </w:rPr>
        <w:t>earn</w:t>
      </w:r>
      <w:ins w:author="Gary Smailes" w:date="2024-01-30T13:18:16.003Z" w:id="1256526707">
        <w:r w:rsidRPr="467ECDBE" w:rsidR="467ECDBE">
          <w:rPr>
            <w:lang w:val="en-GB"/>
          </w:rPr>
          <w:t>ed</w:t>
        </w:r>
      </w:ins>
      <w:r w:rsidRPr="467ECDBE" w:rsidR="467ECDBE">
        <w:rPr>
          <w:lang w:val="en-GB"/>
        </w:rPr>
        <w:t xml:space="preserve"> himself the nickname “Babe Ruth of steam-shovel operators</w:t>
      </w:r>
      <w:r w:rsidRPr="467ECDBE" w:rsidR="467ECDBE">
        <w:rPr>
          <w:lang w:val="en-GB"/>
        </w:rPr>
        <w:t>”.</w:t>
      </w:r>
      <w:r w:rsidRPr="467ECDBE" w:rsidR="467ECDBE">
        <w:rPr>
          <w:lang w:val="en-GB"/>
        </w:rPr>
        <w:t xml:space="preserve"> For fifteen years, when he wasn’t busy excavating at major construction sites, he ran the Pond’s only boat livery for </w:t>
      </w:r>
      <w:del w:author="Gary Smailes" w:date="2024-01-30T13:18:30.192Z" w:id="1147899382">
        <w:r w:rsidRPr="467ECDBE" w:rsidDel="467ECDBE">
          <w:rPr>
            <w:lang w:val="en-GB"/>
          </w:rPr>
          <w:delText xml:space="preserve">15 </w:delText>
        </w:r>
      </w:del>
      <w:ins w:author="Gary Smailes" w:date="2024-01-30T13:18:30.716Z" w:id="2008334291">
        <w:r w:rsidRPr="467ECDBE" w:rsidR="467ECDBE">
          <w:rPr>
            <w:lang w:val="en-GB"/>
          </w:rPr>
          <w:t>fifteen</w:t>
        </w:r>
      </w:ins>
      <w:r w:rsidRPr="467ECDBE" w:rsidR="467ECDBE">
        <w:rPr>
          <w:lang w:val="en-GB"/>
        </w:rPr>
        <w:t>years</w:t>
      </w:r>
      <w:r w:rsidRPr="467ECDBE" w:rsidR="467ECDBE">
        <w:rPr>
          <w:lang w:val="en-GB"/>
        </w:rPr>
        <w:t xml:space="preserve">. </w:t>
      </w:r>
      <w:r w:rsidRPr="467ECDBE" w:rsidR="467ECDBE">
        <w:rPr>
          <w:lang w:val="en-GB"/>
        </w:rPr>
        <w:t>The Moore Boat Livery,</w:t>
      </w:r>
      <w:r w:rsidRPr="467ECDBE" w:rsidR="467ECDBE">
        <w:rPr>
          <w:lang w:val="en-GB"/>
        </w:rPr>
        <w:t xml:space="preserve"> located at the spot occupied now by the public boat ramp, would provide you with one of his green, flat-bottom rowboats for </w:t>
      </w:r>
      <w:del w:author="Gary Smailes" w:date="2024-01-30T13:18:45.165Z" w:id="602477887">
        <w:r w:rsidRPr="467ECDBE" w:rsidDel="467ECDBE">
          <w:rPr>
            <w:lang w:val="en-GB"/>
          </w:rPr>
          <w:delText xml:space="preserve">50 </w:delText>
        </w:r>
      </w:del>
      <w:ins w:author="Gary Smailes" w:date="2024-01-30T13:18:45.762Z" w:id="1758716643">
        <w:r w:rsidRPr="467ECDBE" w:rsidR="467ECDBE">
          <w:rPr>
            <w:lang w:val="en-GB"/>
          </w:rPr>
          <w:t>fifty</w:t>
        </w:r>
      </w:ins>
      <w:r w:rsidRPr="467ECDBE" w:rsidR="467ECDBE">
        <w:rPr>
          <w:lang w:val="en-GB"/>
        </w:rPr>
        <w:t xml:space="preserve">cents/day. By 1958 he had </w:t>
      </w:r>
      <w:del w:author="Gary Smailes" w:date="2024-01-30T13:18:48.005Z" w:id="1924186935">
        <w:r w:rsidRPr="467ECDBE" w:rsidDel="467ECDBE">
          <w:rPr>
            <w:lang w:val="en-GB"/>
          </w:rPr>
          <w:delText xml:space="preserve">30 </w:delText>
        </w:r>
      </w:del>
      <w:ins w:author="Gary Smailes" w:date="2024-01-30T13:18:50.737Z" w:id="1852346512">
        <w:r w:rsidRPr="467ECDBE" w:rsidR="467ECDBE">
          <w:rPr>
            <w:lang w:val="en-GB"/>
          </w:rPr>
          <w:t xml:space="preserve">thirty </w:t>
        </w:r>
      </w:ins>
      <w:r w:rsidRPr="467ECDBE" w:rsidR="467ECDBE">
        <w:rPr>
          <w:lang w:val="en-GB"/>
        </w:rPr>
        <w:t>boats available for rent as well as some nearby picnic tables (also for rent).</w:t>
      </w:r>
    </w:p>
    <w:p w:rsidR="00DC5E59" w:rsidP="00B4066D" w:rsidRDefault="00B4066D" w14:paraId="0AFD9A08" w14:textId="4F4AFBFE">
      <w:pPr>
        <w:rPr>
          <w:lang w:val="en-GB"/>
        </w:rPr>
      </w:pPr>
      <w:r>
        <w:drawing>
          <wp:inline wp14:editId="327CFD5F" wp14:anchorId="32ADB5B5">
            <wp:extent cx="4344684" cy="4341898"/>
            <wp:effectExtent l="0" t="0" r="0" b="1905"/>
            <wp:docPr id="1171132848" name="Picture 4" descr="A person standing on a boat&#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ee587a41d594e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4684" cy="4341898"/>
                    </a:xfrm>
                    <a:prstGeom prst="rect">
                      <a:avLst/>
                    </a:prstGeom>
                  </pic:spPr>
                </pic:pic>
              </a:graphicData>
            </a:graphic>
          </wp:inline>
        </w:drawing>
      </w:r>
      <w:r>
        <w:drawing>
          <wp:inline wp14:editId="2DC38BFC" wp14:anchorId="2A8A2078">
            <wp:extent cx="2987964" cy="4025452"/>
            <wp:effectExtent l="0" t="0" r="3175" b="0"/>
            <wp:docPr id="1913491354" name="Picture 6" descr="A paper with text and words&#10;&#10;Description automatically generated with medium confidence" title=""/>
            <wp:cNvGraphicFramePr>
              <a:graphicFrameLocks noChangeAspect="1"/>
            </wp:cNvGraphicFramePr>
            <a:graphic>
              <a:graphicData uri="http://schemas.openxmlformats.org/drawingml/2006/picture">
                <pic:pic>
                  <pic:nvPicPr>
                    <pic:cNvPr id="0" name="Picture 6"/>
                    <pic:cNvPicPr/>
                  </pic:nvPicPr>
                  <pic:blipFill>
                    <a:blip r:embed="Rcfb6e570dbc14a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7964" cy="4025452"/>
                    </a:xfrm>
                    <a:prstGeom prst="rect">
                      <a:avLst/>
                    </a:prstGeom>
                  </pic:spPr>
                </pic:pic>
              </a:graphicData>
            </a:graphic>
          </wp:inline>
        </w:drawing>
      </w:r>
    </w:p>
    <w:p w:rsidR="003D1B04" w:rsidP="00B4066D" w:rsidRDefault="003D1B04" w14:paraId="4B9A022B" w14:textId="504A2FEC">
      <w:pPr>
        <w:rPr>
          <w:lang w:val="en-GB"/>
        </w:rPr>
      </w:pPr>
      <w:r w:rsidRPr="0629B794" w:rsidR="0629B794">
        <w:rPr>
          <w:lang w:val="en-GB"/>
        </w:rPr>
        <w:t xml:space="preserve">CAPTION: This ad lists “Bob” Moore which would have been Hooker’s son. </w:t>
      </w:r>
      <w:r w:rsidRPr="0629B794" w:rsidR="0629B794">
        <w:rPr>
          <w:lang w:val="en-GB"/>
        </w:rPr>
        <w:t>It would appear that Robert Moore</w:t>
      </w:r>
      <w:r w:rsidRPr="0629B794" w:rsidR="0629B794">
        <w:rPr>
          <w:lang w:val="en-GB"/>
        </w:rPr>
        <w:t xml:space="preserve"> continued the Livery service after Hooker’s passing in 1963.</w:t>
      </w:r>
    </w:p>
    <w:p w:rsidR="001C6112" w:rsidP="00B4066D" w:rsidRDefault="001F46F8" w14:paraId="183A397D" w14:textId="373F7B8D">
      <w:pPr>
        <w:rPr>
          <w:lang w:val="en-GB"/>
        </w:rPr>
      </w:pPr>
      <w:r>
        <w:drawing>
          <wp:inline wp14:editId="7E39700D" wp14:anchorId="1973A904">
            <wp:extent cx="3580958" cy="2603846"/>
            <wp:effectExtent l="0" t="0" r="635" b="6350"/>
            <wp:docPr id="1180684740" name="Picture 12" descr="Men holding a string of corn&#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fcb03c190e3b48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0958" cy="2603846"/>
                    </a:xfrm>
                    <a:prstGeom prst="rect">
                      <a:avLst/>
                    </a:prstGeom>
                  </pic:spPr>
                </pic:pic>
              </a:graphicData>
            </a:graphic>
          </wp:inline>
        </w:drawing>
      </w:r>
    </w:p>
    <w:p w:rsidR="001C6112" w:rsidP="00B4066D" w:rsidRDefault="001C6112" w14:paraId="298B63B3" w14:textId="73E37DCB">
      <w:pPr>
        <w:rPr>
          <w:lang w:val="en-GB"/>
        </w:rPr>
      </w:pPr>
    </w:p>
    <w:p w:rsidR="00DF48BE" w:rsidP="0629B794" w:rsidRDefault="00C84175" w14:paraId="1152B31D" w14:textId="397FA1FC">
      <w:pPr>
        <w:ind w:firstLine="720"/>
        <w:rPr>
          <w:lang w:val="en-GB"/>
        </w:rPr>
        <w:pPrChange w:author="Gary Smailes" w:date="2024-01-30T13:19:02.09Z">
          <w:pPr/>
        </w:pPrChange>
      </w:pPr>
      <w:ins w:author="Gary Smailes" w:date="2024-01-30T13:19:35.315Z" w:id="340859157">
        <w:r w:rsidRPr="0629B794" w:rsidR="0629B794">
          <w:rPr>
            <w:lang w:val="en-GB"/>
          </w:rPr>
          <w:t>So, on th</w:t>
        </w:r>
      </w:ins>
      <w:ins w:author="Gary Smailes" w:date="2024-01-30T13:29:32.848Z" w:id="417068952">
        <w:r w:rsidRPr="0629B794" w:rsidR="0629B794">
          <w:rPr>
            <w:lang w:val="en-GB"/>
          </w:rPr>
          <w:t>at frozen</w:t>
        </w:r>
      </w:ins>
      <w:ins w:author="Gary Smailes" w:date="2024-01-30T13:19:35.315Z" w:id="2122845142">
        <w:r w:rsidRPr="0629B794" w:rsidR="0629B794">
          <w:rPr>
            <w:lang w:val="en-GB"/>
          </w:rPr>
          <w:t xml:space="preserve"> morning, Hooker understood just how strange it was to see a plume of </w:t>
        </w:r>
      </w:ins>
      <w:del w:author="Gary Smailes" w:date="2024-01-30T13:19:53.656Z" w:id="162002357">
        <w:r w:rsidRPr="0629B794" w:rsidDel="0629B794">
          <w:rPr>
            <w:lang w:val="en-GB"/>
          </w:rPr>
          <w:delText>U</w:delText>
        </w:r>
        <w:r w:rsidRPr="0629B794" w:rsidDel="0629B794">
          <w:rPr>
            <w:lang w:val="en-GB"/>
          </w:rPr>
          <w:delText xml:space="preserve">pon seeing the </w:delText>
        </w:r>
      </w:del>
      <w:r w:rsidRPr="0629B794" w:rsidR="0629B794">
        <w:rPr>
          <w:lang w:val="en-GB"/>
        </w:rPr>
        <w:t>black smoke rising on the far side of Goose (or I think more likely Upper Goose) Pond</w:t>
      </w:r>
      <w:ins w:author="Gary Smailes" w:date="2024-01-30T13:20:05.443Z" w:id="596861299">
        <w:r w:rsidRPr="0629B794" w:rsidR="0629B794">
          <w:rPr>
            <w:lang w:val="en-GB"/>
          </w:rPr>
          <w:t>.</w:t>
        </w:r>
      </w:ins>
      <w:del w:author="Gary Smailes" w:date="2024-01-30T13:20:03.915Z" w:id="1188101663">
        <w:r w:rsidRPr="0629B794" w:rsidDel="0629B794">
          <w:rPr>
            <w:lang w:val="en-GB"/>
          </w:rPr>
          <w:delText xml:space="preserve"> that frigid February morning in 1932,</w:delText>
        </w:r>
      </w:del>
      <w:r w:rsidRPr="0629B794" w:rsidR="0629B794">
        <w:rPr>
          <w:lang w:val="en-GB"/>
        </w:rPr>
        <w:t xml:space="preserve"> </w:t>
      </w:r>
      <w:ins w:author="Gary Smailes" w:date="2024-01-30T13:20:13.262Z" w:id="275149281">
        <w:r w:rsidRPr="0629B794" w:rsidR="0629B794">
          <w:rPr>
            <w:lang w:val="en-GB"/>
          </w:rPr>
          <w:t xml:space="preserve">It was natural, that </w:t>
        </w:r>
      </w:ins>
      <w:r w:rsidRPr="0629B794" w:rsidR="0629B794">
        <w:rPr>
          <w:lang w:val="en-GB"/>
        </w:rPr>
        <w:t>Hooker felt inclined to investigate it and provide whatever assistance he might.</w:t>
      </w:r>
      <w:del w:author="Gary Smailes" w:date="2024-01-30T13:25:34.431Z" w:id="1336513087">
        <w:r w:rsidRPr="0629B794" w:rsidDel="0629B794">
          <w:rPr>
            <w:lang w:val="en-GB"/>
          </w:rPr>
          <w:delText xml:space="preserve"> </w:delText>
        </w:r>
      </w:del>
      <w:r w:rsidRPr="0629B794" w:rsidR="0629B794">
        <w:rPr>
          <w:lang w:val="en-GB"/>
        </w:rPr>
        <w:t xml:space="preserve"> Whether bringing his </w:t>
      </w:r>
      <w:del w:author="Gary Smailes" w:date="2024-01-30T13:25:50.473Z" w:id="1901749513">
        <w:r w:rsidRPr="0629B794" w:rsidDel="0629B794">
          <w:rPr>
            <w:lang w:val="en-GB"/>
          </w:rPr>
          <w:delText xml:space="preserve">son </w:delText>
        </w:r>
      </w:del>
      <w:ins w:author="Gary Smailes" w:date="2024-01-30T13:25:48.134Z" w:id="253238780">
        <w:r w:rsidRPr="0629B794" w:rsidR="0629B794">
          <w:rPr>
            <w:lang w:val="en-GB"/>
          </w:rPr>
          <w:t xml:space="preserve">fourteen-year-old son </w:t>
        </w:r>
      </w:ins>
      <w:r w:rsidRPr="0629B794" w:rsidR="0629B794">
        <w:rPr>
          <w:lang w:val="en-GB"/>
        </w:rPr>
        <w:t>Robert</w:t>
      </w:r>
      <w:del w:author="Gary Smailes" w:date="2024-01-30T13:25:52.718Z" w:id="1760468328">
        <w:r w:rsidRPr="0629B794" w:rsidDel="0629B794">
          <w:rPr>
            <w:lang w:val="en-GB"/>
          </w:rPr>
          <w:delText xml:space="preserve"> (14)</w:delText>
        </w:r>
      </w:del>
      <w:r w:rsidRPr="0629B794" w:rsidR="0629B794">
        <w:rPr>
          <w:lang w:val="en-GB"/>
        </w:rPr>
        <w:t xml:space="preserve"> along for the ride was for the sake of his son’s sense of adventure or to provide another pair of helping hands </w:t>
      </w:r>
      <w:r w:rsidRPr="0629B794" w:rsidR="0629B794">
        <w:rPr>
          <w:lang w:val="en-GB"/>
        </w:rPr>
        <w:t>isn’t</w:t>
      </w:r>
      <w:r w:rsidRPr="0629B794" w:rsidR="0629B794">
        <w:rPr>
          <w:lang w:val="en-GB"/>
        </w:rPr>
        <w:t xml:space="preserve"> clear. </w:t>
      </w:r>
      <w:del w:author="Gary Smailes" w:date="2024-01-30T13:25:59.974Z" w:id="558934585">
        <w:r w:rsidRPr="0629B794" w:rsidDel="0629B794">
          <w:rPr>
            <w:lang w:val="en-GB"/>
          </w:rPr>
          <w:delText xml:space="preserve"> </w:delText>
        </w:r>
      </w:del>
      <w:r w:rsidRPr="0629B794" w:rsidR="0629B794">
        <w:rPr>
          <w:lang w:val="en-GB"/>
        </w:rPr>
        <w:t>He also made the fateful decision to bring along his two dogs.</w:t>
      </w:r>
    </w:p>
    <w:p w:rsidR="00277612" w:rsidP="0629B794" w:rsidRDefault="003167FB" w14:paraId="25425E9F" w14:textId="64396D26">
      <w:pPr>
        <w:ind w:firstLine="720"/>
        <w:rPr>
          <w:lang w:val="en-GB"/>
        </w:rPr>
        <w:pPrChange w:author="Gary Smailes" w:date="2024-01-30T13:26:05.608Z">
          <w:pPr/>
        </w:pPrChange>
      </w:pPr>
      <w:r w:rsidRPr="0629B794" w:rsidR="0629B794">
        <w:rPr>
          <w:lang w:val="en-GB"/>
        </w:rPr>
        <w:t>Hooker, Robert, and the two do</w:t>
      </w:r>
      <w:commentRangeStart w:id="666878248"/>
      <w:r w:rsidRPr="0629B794" w:rsidR="0629B794">
        <w:rPr>
          <w:lang w:val="en-GB"/>
        </w:rPr>
        <w:t xml:space="preserve">gs piled into Hooker’s car and, there not being any roads to Upper Goose, </w:t>
      </w:r>
      <w:r w:rsidRPr="0629B794" w:rsidR="0629B794">
        <w:rPr>
          <w:lang w:val="en-GB"/>
        </w:rPr>
        <w:t>proceeded</w:t>
      </w:r>
      <w:r w:rsidRPr="0629B794" w:rsidR="0629B794">
        <w:rPr>
          <w:lang w:val="en-GB"/>
        </w:rPr>
        <w:t xml:space="preserve"> to drive over the </w:t>
      </w:r>
      <w:ins w:author="Gary Smailes" w:date="2024-01-30T13:29:00.755Z" w:id="1559061">
        <w:r w:rsidRPr="0629B794" w:rsidR="0629B794">
          <w:rPr>
            <w:lang w:val="en-GB"/>
          </w:rPr>
          <w:t>p</w:t>
        </w:r>
      </w:ins>
      <w:del w:author="Gary Smailes" w:date="2024-01-30T13:29:00.537Z" w:id="1180400901">
        <w:r w:rsidRPr="0629B794" w:rsidDel="0629B794">
          <w:rPr>
            <w:lang w:val="en-GB"/>
          </w:rPr>
          <w:delText>P</w:delText>
        </w:r>
      </w:del>
      <w:r w:rsidRPr="0629B794" w:rsidR="0629B794">
        <w:rPr>
          <w:lang w:val="en-GB"/>
        </w:rPr>
        <w:t>on</w:t>
      </w:r>
      <w:commentRangeEnd w:id="666878248"/>
      <w:r>
        <w:rPr>
          <w:rStyle w:val="CommentReference"/>
        </w:rPr>
        <w:commentReference w:id="666878248"/>
      </w:r>
      <w:r w:rsidRPr="0629B794" w:rsidR="0629B794">
        <w:rPr>
          <w:lang w:val="en-GB"/>
        </w:rPr>
        <w:t xml:space="preserve">d’s ice to find the fire. They never made it that far. </w:t>
      </w:r>
    </w:p>
    <w:p w:rsidR="001836AD" w:rsidP="0629B794" w:rsidRDefault="00FC6A24" w14:paraId="44383E50" w14:textId="2A659B71">
      <w:pPr>
        <w:ind w:firstLine="720"/>
        <w:rPr>
          <w:lang w:val="en-GB"/>
        </w:rPr>
        <w:pPrChange w:author="Gary Smailes" w:date="2024-01-30T13:29:42.266Z">
          <w:pPr/>
        </w:pPrChange>
      </w:pPr>
      <w:r w:rsidRPr="0629B794" w:rsidR="0629B794">
        <w:rPr>
          <w:lang w:val="en-GB"/>
        </w:rPr>
        <w:t xml:space="preserve">Near the far end of Lower Goose, in the middle of the lake, with </w:t>
      </w:r>
      <w:del w:author="Gary Smailes" w:date="2024-01-30T13:29:51.644Z" w:id="1741396966">
        <w:r w:rsidRPr="0629B794" w:rsidDel="0629B794">
          <w:rPr>
            <w:lang w:val="en-GB"/>
          </w:rPr>
          <w:delText xml:space="preserve">40 </w:delText>
        </w:r>
      </w:del>
      <w:ins w:author="Gary Smailes" w:date="2024-01-30T13:29:53.231Z" w:id="385101719">
        <w:r w:rsidRPr="0629B794" w:rsidR="0629B794">
          <w:rPr>
            <w:lang w:val="en-GB"/>
          </w:rPr>
          <w:t xml:space="preserve">forty </w:t>
        </w:r>
      </w:ins>
      <w:r w:rsidRPr="0629B794" w:rsidR="0629B794">
        <w:rPr>
          <w:lang w:val="en-GB"/>
        </w:rPr>
        <w:t xml:space="preserve">feet between the ice and the bottom, and just opposite the old Henry Smith cabin on the south shore, the car </w:t>
      </w:r>
      <w:del w:author="Gary Smailes" w:date="2024-01-30T13:30:04.54Z" w:id="1326829717">
        <w:r w:rsidRPr="0629B794" w:rsidDel="0629B794">
          <w:rPr>
            <w:lang w:val="en-GB"/>
          </w:rPr>
          <w:delText xml:space="preserve">suddenly </w:delText>
        </w:r>
      </w:del>
      <w:r w:rsidRPr="0629B794" w:rsidR="0629B794">
        <w:rPr>
          <w:lang w:val="en-GB"/>
        </w:rPr>
        <w:t>crashed through thin ice and dropped into the icy water below. Hooker managed to push Robert out of the car</w:t>
      </w:r>
      <w:ins w:author="Gary Smailes" w:date="2024-01-30T13:30:12.8Z" w:id="772776535">
        <w:r w:rsidRPr="0629B794" w:rsidR="0629B794">
          <w:rPr>
            <w:lang w:val="en-GB"/>
          </w:rPr>
          <w:t>,</w:t>
        </w:r>
      </w:ins>
      <w:r w:rsidRPr="0629B794" w:rsidR="0629B794">
        <w:rPr>
          <w:lang w:val="en-GB"/>
        </w:rPr>
        <w:t xml:space="preserve"> along with one of the dogs</w:t>
      </w:r>
      <w:ins w:author="Gary Smailes" w:date="2024-01-30T13:30:16.386Z" w:id="890957153">
        <w:r w:rsidRPr="0629B794" w:rsidR="0629B794">
          <w:rPr>
            <w:lang w:val="en-GB"/>
          </w:rPr>
          <w:t>,</w:t>
        </w:r>
      </w:ins>
      <w:r w:rsidRPr="0629B794" w:rsidR="0629B794">
        <w:rPr>
          <w:lang w:val="en-GB"/>
        </w:rPr>
        <w:t xml:space="preserve"> before the car submerged. Robert was dragged out of the icy water to safety by nearby ice </w:t>
      </w:r>
      <w:r w:rsidRPr="0629B794" w:rsidR="0629B794">
        <w:rPr>
          <w:lang w:val="en-GB"/>
        </w:rPr>
        <w:t>fishermen</w:t>
      </w:r>
      <w:ins w:author="Gary Smailes" w:date="2024-01-30T13:30:27.653Z" w:id="806831605">
        <w:r w:rsidRPr="0629B794" w:rsidR="0629B794">
          <w:rPr>
            <w:lang w:val="en-GB"/>
          </w:rPr>
          <w:t>,</w:t>
        </w:r>
      </w:ins>
      <w:r w:rsidRPr="0629B794" w:rsidR="0629B794">
        <w:rPr>
          <w:lang w:val="en-GB"/>
        </w:rPr>
        <w:t xml:space="preserve"> who </w:t>
      </w:r>
      <w:ins w:author="Gary Smailes" w:date="2024-01-30T13:30:30.157Z" w:id="1156993295">
        <w:r w:rsidRPr="0629B794" w:rsidR="0629B794">
          <w:rPr>
            <w:lang w:val="en-GB"/>
          </w:rPr>
          <w:t xml:space="preserve">had </w:t>
        </w:r>
      </w:ins>
      <w:r w:rsidRPr="0629B794" w:rsidR="0629B794">
        <w:rPr>
          <w:lang w:val="en-GB"/>
        </w:rPr>
        <w:t xml:space="preserve">formed a rescue chain. The car </w:t>
      </w:r>
      <w:del w:author="Gary Smailes" w:date="2024-01-30T13:30:34.735Z" w:id="1955157287">
        <w:r w:rsidRPr="0629B794" w:rsidDel="0629B794">
          <w:rPr>
            <w:lang w:val="en-GB"/>
          </w:rPr>
          <w:delText xml:space="preserve">then </w:delText>
        </w:r>
      </w:del>
      <w:r w:rsidRPr="0629B794" w:rsidR="0629B794">
        <w:rPr>
          <w:lang w:val="en-GB"/>
        </w:rPr>
        <w:t xml:space="preserve">sank, front first, to the bottom, taking Hooker and his other dog down with it. Trapped inside the car, with only a small air pocket near the roof, Hooker could not break the front window. He climbed into the back seat and was able to open a rear window and </w:t>
      </w:r>
      <w:del w:author="Gary Smailes" w:date="2024-01-30T13:31:01.072Z" w:id="1257892631">
        <w:r w:rsidRPr="0629B794" w:rsidDel="0629B794">
          <w:rPr>
            <w:lang w:val="en-GB"/>
          </w:rPr>
          <w:delText xml:space="preserve">escape </w:delText>
        </w:r>
      </w:del>
      <w:ins w:author="Gary Smailes" w:date="2024-01-30T13:31:06.676Z" w:id="1659179062">
        <w:r w:rsidRPr="0629B794" w:rsidR="0629B794">
          <w:rPr>
            <w:lang w:val="en-GB"/>
          </w:rPr>
          <w:t xml:space="preserve">emerge </w:t>
        </w:r>
      </w:ins>
      <w:r w:rsidRPr="0629B794" w:rsidR="0629B794">
        <w:rPr>
          <w:lang w:val="en-GB"/>
        </w:rPr>
        <w:t xml:space="preserve">from the car (along with his second dog), swimming up through </w:t>
      </w:r>
      <w:del w:author="Gary Smailes" w:date="2024-01-30T13:31:15.782Z" w:id="822121344">
        <w:r w:rsidRPr="0629B794" w:rsidDel="0629B794">
          <w:rPr>
            <w:lang w:val="en-GB"/>
          </w:rPr>
          <w:delText xml:space="preserve">40 </w:delText>
        </w:r>
      </w:del>
      <w:ins w:author="Gary Smailes" w:date="2024-01-30T13:31:17.238Z" w:id="595223930">
        <w:r w:rsidRPr="0629B794" w:rsidR="0629B794">
          <w:rPr>
            <w:lang w:val="en-GB"/>
          </w:rPr>
          <w:t xml:space="preserve">forty </w:t>
        </w:r>
      </w:ins>
      <w:r w:rsidRPr="0629B794" w:rsidR="0629B794">
        <w:rPr>
          <w:lang w:val="en-GB"/>
        </w:rPr>
        <w:t xml:space="preserve">feet of freezing water to the surface. Hooker was </w:t>
      </w:r>
      <w:del w:author="Gary Smailes" w:date="2024-01-30T13:31:22.425Z" w:id="224976773">
        <w:r w:rsidRPr="0629B794" w:rsidDel="0629B794">
          <w:rPr>
            <w:lang w:val="en-GB"/>
          </w:rPr>
          <w:delText xml:space="preserve">also </w:delText>
        </w:r>
      </w:del>
      <w:r w:rsidRPr="0629B794" w:rsidR="0629B794">
        <w:rPr>
          <w:lang w:val="en-GB"/>
        </w:rPr>
        <w:t xml:space="preserve">dragged to safety by the </w:t>
      </w:r>
      <w:ins w:author="Gary Smailes" w:date="2024-01-30T13:31:26.289Z" w:id="1235535091">
        <w:r w:rsidRPr="0629B794" w:rsidR="0629B794">
          <w:rPr>
            <w:lang w:val="en-GB"/>
          </w:rPr>
          <w:t xml:space="preserve">same </w:t>
        </w:r>
      </w:ins>
      <w:r w:rsidRPr="0629B794" w:rsidR="0629B794">
        <w:rPr>
          <w:lang w:val="en-GB"/>
        </w:rPr>
        <w:t xml:space="preserve">ice </w:t>
      </w:r>
      <w:r w:rsidRPr="0629B794" w:rsidR="0629B794">
        <w:rPr>
          <w:lang w:val="en-GB"/>
        </w:rPr>
        <w:t>fishermen</w:t>
      </w:r>
      <w:ins w:author="Gary Smailes" w:date="2024-01-30T13:31:34.677Z" w:id="1520954262">
        <w:r w:rsidRPr="0629B794" w:rsidR="0629B794">
          <w:rPr>
            <w:lang w:val="en-GB"/>
          </w:rPr>
          <w:t xml:space="preserve"> who had rescued his son</w:t>
        </w:r>
      </w:ins>
      <w:r w:rsidRPr="0629B794" w:rsidR="0629B794">
        <w:rPr>
          <w:lang w:val="en-GB"/>
        </w:rPr>
        <w:t xml:space="preserve">. Both dogs drowned. </w:t>
      </w:r>
      <w:del w:author="Gary Smailes" w:date="2024-01-30T13:31:37.655Z" w:id="873574601">
        <w:r w:rsidRPr="0629B794" w:rsidDel="0629B794">
          <w:rPr>
            <w:lang w:val="en-GB"/>
          </w:rPr>
          <w:delText xml:space="preserve"> </w:delText>
        </w:r>
      </w:del>
      <w:r w:rsidRPr="0629B794" w:rsidR="0629B794">
        <w:rPr>
          <w:lang w:val="en-GB"/>
        </w:rPr>
        <w:t xml:space="preserve">Hooker and Robert ran across the frozen lake to get home and warm up. </w:t>
      </w:r>
    </w:p>
    <w:p w:rsidR="006C60EB" w:rsidP="0629B794" w:rsidRDefault="001836AD" w14:paraId="5B0B7D37" w14:textId="05600EE3">
      <w:pPr>
        <w:ind w:firstLine="720"/>
        <w:rPr>
          <w:lang w:val="en-GB"/>
        </w:rPr>
        <w:pPrChange w:author="Gary Smailes" w:date="2024-01-30T13:32:10.077Z">
          <w:pPr/>
        </w:pPrChange>
      </w:pPr>
      <w:r w:rsidRPr="0629B794" w:rsidR="0629B794">
        <w:rPr>
          <w:lang w:val="en-GB"/>
        </w:rPr>
        <w:t xml:space="preserve">Hooker and Robert were treated for exposure by </w:t>
      </w:r>
      <w:r w:rsidRPr="0629B794" w:rsidR="0629B794">
        <w:rPr>
          <w:lang w:val="en-GB"/>
        </w:rPr>
        <w:t>Dr.</w:t>
      </w:r>
      <w:r w:rsidRPr="0629B794" w:rsidR="0629B794">
        <w:rPr>
          <w:lang w:val="en-GB"/>
        </w:rPr>
        <w:t xml:space="preserve"> George Wickham</w:t>
      </w:r>
      <w:del w:author="Gary Smailes" w:date="2024-01-30T13:40:04.753Z" w:id="768085964">
        <w:r w:rsidRPr="0629B794" w:rsidDel="0629B794">
          <w:rPr>
            <w:lang w:val="en-GB"/>
          </w:rPr>
          <w:delText xml:space="preserve"> and initially recovered</w:delText>
        </w:r>
      </w:del>
      <w:r w:rsidRPr="0629B794" w:rsidR="0629B794">
        <w:rPr>
          <w:lang w:val="en-GB"/>
        </w:rPr>
        <w:t xml:space="preserve">. However, Hooker </w:t>
      </w:r>
      <w:del w:author="Gary Smailes" w:date="2024-01-30T13:40:26.659Z" w:id="671338186">
        <w:r w:rsidRPr="0629B794" w:rsidDel="0629B794">
          <w:rPr>
            <w:lang w:val="en-GB"/>
          </w:rPr>
          <w:delText xml:space="preserve">shortly thereafter </w:delText>
        </w:r>
      </w:del>
      <w:r w:rsidRPr="0629B794" w:rsidR="0629B794">
        <w:rPr>
          <w:lang w:val="en-GB"/>
        </w:rPr>
        <w:t xml:space="preserve">developed blood poisoning from an infection on his right arm, was hospitalized at St. Luke’s Hospital in Pittsfield, and underwent surgery by </w:t>
      </w:r>
      <w:r w:rsidRPr="0629B794" w:rsidR="0629B794">
        <w:rPr>
          <w:lang w:val="en-GB"/>
        </w:rPr>
        <w:t>Dr.</w:t>
      </w:r>
      <w:r w:rsidRPr="0629B794" w:rsidR="0629B794">
        <w:rPr>
          <w:lang w:val="en-GB"/>
        </w:rPr>
        <w:t xml:space="preserve"> John A. Sullivan. Penicillin </w:t>
      </w:r>
      <w:r w:rsidRPr="0629B794" w:rsidR="0629B794">
        <w:rPr>
          <w:lang w:val="en-GB"/>
        </w:rPr>
        <w:t>hadn’t</w:t>
      </w:r>
      <w:r w:rsidRPr="0629B794" w:rsidR="0629B794">
        <w:rPr>
          <w:lang w:val="en-GB"/>
        </w:rPr>
        <w:t xml:space="preserve"> </w:t>
      </w:r>
      <w:del w:author="Gary Smailes" w:date="2024-01-30T14:29:16.382Z" w:id="1774899076">
        <w:r w:rsidRPr="0629B794" w:rsidDel="0629B794">
          <w:rPr>
            <w:lang w:val="en-GB"/>
          </w:rPr>
          <w:delText xml:space="preserve">come </w:delText>
        </w:r>
      </w:del>
      <w:del w:author="Gary Smailes" w:date="2024-01-30T13:40:50.708Z" w:id="1341055535">
        <w:r w:rsidRPr="0629B794" w:rsidDel="0629B794">
          <w:rPr>
            <w:lang w:val="en-GB"/>
          </w:rPr>
          <w:delText xml:space="preserve">out </w:delText>
        </w:r>
      </w:del>
      <w:ins w:author="Gary Smailes" w:date="2024-01-30T13:40:55.539Z" w:id="1636638450">
        <w:r w:rsidRPr="0629B794" w:rsidR="0629B794">
          <w:rPr>
            <w:lang w:val="en-GB"/>
          </w:rPr>
          <w:t>been discovered at the time</w:t>
        </w:r>
      </w:ins>
      <w:del w:author="Gary Smailes" w:date="2024-01-30T13:40:57.411Z" w:id="2100032987">
        <w:r w:rsidRPr="0629B794" w:rsidDel="0629B794">
          <w:rPr>
            <w:lang w:val="en-GB"/>
          </w:rPr>
          <w:delText>yet</w:delText>
        </w:r>
      </w:del>
      <w:r w:rsidRPr="0629B794" w:rsidR="0629B794">
        <w:rPr>
          <w:lang w:val="en-GB"/>
        </w:rPr>
        <w:t xml:space="preserve">, so </w:t>
      </w:r>
      <w:r w:rsidRPr="0629B794" w:rsidR="0629B794">
        <w:rPr>
          <w:lang w:val="en-GB"/>
        </w:rPr>
        <w:t>Dr.</w:t>
      </w:r>
      <w:r w:rsidRPr="0629B794" w:rsidR="0629B794">
        <w:rPr>
          <w:lang w:val="en-GB"/>
        </w:rPr>
        <w:t xml:space="preserve"> Sullivan must have been an ace surgeon because Hooker recovered. </w:t>
      </w:r>
      <w:del w:author="Gary Smailes" w:date="2024-01-30T14:29:29.623Z" w:id="2080240540">
        <w:r w:rsidRPr="0629B794" w:rsidDel="0629B794">
          <w:rPr>
            <w:lang w:val="en-GB"/>
          </w:rPr>
          <w:delText>Upon recovering, w</w:delText>
        </w:r>
      </w:del>
      <w:ins w:author="Gary Smailes" w:date="2024-01-30T14:29:29.663Z" w:id="637348595">
        <w:r w:rsidRPr="0629B794" w:rsidR="0629B794">
          <w:rPr>
            <w:lang w:val="en-GB"/>
          </w:rPr>
          <w:t>W</w:t>
        </w:r>
      </w:ins>
      <w:r w:rsidRPr="0629B794" w:rsidR="0629B794">
        <w:rPr>
          <w:lang w:val="en-GB"/>
        </w:rPr>
        <w:t xml:space="preserve">hat Hooker regretted most </w:t>
      </w:r>
      <w:ins w:author="Gary Smailes" w:date="2024-01-30T14:29:36.602Z" w:id="978414641">
        <w:r w:rsidRPr="0629B794" w:rsidR="0629B794">
          <w:rPr>
            <w:lang w:val="en-GB"/>
          </w:rPr>
          <w:t xml:space="preserve">from the whole incident </w:t>
        </w:r>
      </w:ins>
      <w:r w:rsidRPr="0629B794" w:rsidR="0629B794">
        <w:rPr>
          <w:lang w:val="en-GB"/>
        </w:rPr>
        <w:t xml:space="preserve">was that he had lost his treasured </w:t>
      </w:r>
      <w:r w:rsidRPr="0629B794" w:rsidR="0629B794">
        <w:rPr>
          <w:lang w:val="en-GB"/>
        </w:rPr>
        <w:t>Elk’s</w:t>
      </w:r>
      <w:r w:rsidRPr="0629B794" w:rsidR="0629B794">
        <w:rPr>
          <w:lang w:val="en-GB"/>
        </w:rPr>
        <w:t xml:space="preserve"> Lodge button</w:t>
      </w:r>
      <w:ins w:author="Gary Smailes" w:date="2024-01-30T13:41:15.452Z" w:id="1756945163">
        <w:r w:rsidRPr="0629B794" w:rsidR="0629B794">
          <w:rPr>
            <w:lang w:val="en-GB"/>
          </w:rPr>
          <w:t>,</w:t>
        </w:r>
      </w:ins>
      <w:r w:rsidRPr="0629B794" w:rsidR="0629B794">
        <w:rPr>
          <w:lang w:val="en-GB"/>
        </w:rPr>
        <w:t xml:space="preserve"> which had been torn from his vest during the sinking. </w:t>
      </w:r>
    </w:p>
    <w:p w:rsidR="00A369C2" w:rsidP="0629B794" w:rsidRDefault="00276DF2" w14:paraId="4C8C9033" w14:textId="17BB1FCE">
      <w:pPr>
        <w:ind w:firstLine="720"/>
        <w:rPr>
          <w:lang w:val="en-GB"/>
        </w:rPr>
        <w:pPrChange w:author="Gary Smailes" w:date="2024-01-30T14:29:43.937Z">
          <w:pPr/>
        </w:pPrChange>
      </w:pPr>
      <w:r w:rsidRPr="0629B794" w:rsidR="0629B794">
        <w:rPr>
          <w:lang w:val="en-GB"/>
        </w:rPr>
        <w:t xml:space="preserve">History tells us that there </w:t>
      </w:r>
      <w:r w:rsidRPr="0629B794" w:rsidR="0629B794">
        <w:rPr>
          <w:lang w:val="en-GB"/>
        </w:rPr>
        <w:t>weren’t</w:t>
      </w:r>
      <w:r w:rsidRPr="0629B794" w:rsidR="0629B794">
        <w:rPr>
          <w:lang w:val="en-GB"/>
        </w:rPr>
        <w:t xml:space="preserve"> any lakeside cabins anywhere near Hooker’s direction of travel</w:t>
      </w:r>
      <w:ins w:author="Gary Smailes" w:date="2024-01-30T14:29:55.15Z" w:id="1852509583">
        <w:r w:rsidRPr="0629B794" w:rsidR="0629B794">
          <w:rPr>
            <w:lang w:val="en-GB"/>
          </w:rPr>
          <w:t>,</w:t>
        </w:r>
      </w:ins>
      <w:r w:rsidRPr="0629B794" w:rsidR="0629B794">
        <w:rPr>
          <w:lang w:val="en-GB"/>
        </w:rPr>
        <w:t xml:space="preserve"> which had burned down in 1932. I suspect the smoke Hooker was chasing that day was rising from a robust campfire at the </w:t>
      </w:r>
      <w:r w:rsidRPr="0629B794" w:rsidR="0629B794">
        <w:rPr>
          <w:lang w:val="en-GB"/>
        </w:rPr>
        <w:t>Mohhekennuck</w:t>
      </w:r>
      <w:r w:rsidRPr="0629B794" w:rsidR="0629B794">
        <w:rPr>
          <w:lang w:val="en-GB"/>
        </w:rPr>
        <w:t xml:space="preserve"> Club on Upper Goose</w:t>
      </w:r>
      <w:ins w:author="Gary Smailes" w:date="2024-01-30T14:30:08.429Z" w:id="828534476">
        <w:r w:rsidRPr="0629B794" w:rsidR="0629B794">
          <w:rPr>
            <w:lang w:val="en-GB"/>
          </w:rPr>
          <w:t>,</w:t>
        </w:r>
      </w:ins>
      <w:r w:rsidRPr="0629B794" w:rsidR="0629B794">
        <w:rPr>
          <w:lang w:val="en-GB"/>
        </w:rPr>
        <w:t xml:space="preserve"> </w:t>
      </w:r>
      <w:del w:author="Gary Smailes" w:date="2024-01-30T14:30:06.31Z" w:id="305803595">
        <w:r w:rsidRPr="0629B794" w:rsidDel="0629B794">
          <w:rPr>
            <w:lang w:val="en-GB"/>
          </w:rPr>
          <w:delText>--</w:delText>
        </w:r>
      </w:del>
      <w:r w:rsidRPr="0629B794" w:rsidR="0629B794">
        <w:rPr>
          <w:lang w:val="en-GB"/>
        </w:rPr>
        <w:t xml:space="preserve"> which was known to host deer hunters during the winter months. If so, the last thing these hunters would have </w:t>
      </w:r>
      <w:r w:rsidRPr="0629B794" w:rsidR="0629B794">
        <w:rPr>
          <w:lang w:val="en-GB"/>
        </w:rPr>
        <w:t>likely wanted</w:t>
      </w:r>
      <w:r w:rsidRPr="0629B794" w:rsidR="0629B794">
        <w:rPr>
          <w:lang w:val="en-GB"/>
        </w:rPr>
        <w:t xml:space="preserve"> was for Hooker to show up in his car and put out their roaring campfire.</w:t>
      </w:r>
    </w:p>
    <w:p w:rsidR="009454A5" w:rsidP="0629B794" w:rsidRDefault="0018379B" w14:paraId="4D9AD5CA" w14:textId="61B3CB40">
      <w:pPr>
        <w:ind w:firstLine="720"/>
        <w:rPr>
          <w:lang w:val="en-US"/>
        </w:rPr>
        <w:pPrChange w:author="Gary Smailes" w:date="2024-01-30T14:30:20.112Z">
          <w:pPr/>
        </w:pPrChange>
      </w:pPr>
      <w:r w:rsidRPr="0629B794" w:rsidR="0629B794">
        <w:rPr>
          <w:lang w:val="en-US"/>
        </w:rPr>
        <w:t xml:space="preserve">A week after Hooker’s car sank, an East Lee garageman named Arthur </w:t>
      </w:r>
      <w:r w:rsidRPr="0629B794" w:rsidR="0629B794">
        <w:rPr>
          <w:lang w:val="en-US"/>
        </w:rPr>
        <w:t>Dewkett</w:t>
      </w:r>
      <w:r w:rsidRPr="0629B794" w:rsidR="0629B794">
        <w:rPr>
          <w:lang w:val="en-US"/>
        </w:rPr>
        <w:t xml:space="preserve"> attempted a salvage operation to retrieve it from the lakebed using “a rigging of blocks and tackles and huge poles” (Berkshire County Eagle, 2/29/32). </w:t>
      </w:r>
      <w:del w:author="Gary Smailes" w:date="2024-01-30T14:30:39.705Z" w:id="1673227377">
        <w:r w:rsidRPr="0629B794" w:rsidDel="0629B794">
          <w:rPr>
            <w:lang w:val="en-US"/>
          </w:rPr>
          <w:delText xml:space="preserve"> </w:delText>
        </w:r>
      </w:del>
      <w:r w:rsidRPr="0629B794" w:rsidR="0629B794">
        <w:rPr>
          <w:lang w:val="en-US"/>
        </w:rPr>
        <w:t xml:space="preserve">Dewkett, </w:t>
      </w:r>
      <w:r w:rsidRPr="0629B794" w:rsidR="0629B794">
        <w:rPr>
          <w:lang w:val="en-US"/>
        </w:rPr>
        <w:t>apparently undeterred</w:t>
      </w:r>
      <w:r w:rsidRPr="0629B794" w:rsidR="0629B794">
        <w:rPr>
          <w:lang w:val="en-US"/>
        </w:rPr>
        <w:t xml:space="preserve"> by any fear of thin ice, successfully erected his rig around the ice hole and somehow attached his large grappling hooks to the submerged car. He must have been quite excited as he raised the car </w:t>
      </w:r>
      <w:del w:author="Gary Smailes" w:date="2024-01-30T14:30:56.308Z" w:id="461950408">
        <w:r w:rsidRPr="0629B794" w:rsidDel="0629B794">
          <w:rPr>
            <w:lang w:val="en-US"/>
          </w:rPr>
          <w:delText xml:space="preserve">15 </w:delText>
        </w:r>
      </w:del>
      <w:ins w:author="Gary Smailes" w:date="2024-01-30T14:30:57.697Z" w:id="300859797">
        <w:r w:rsidRPr="0629B794" w:rsidR="0629B794">
          <w:rPr>
            <w:lang w:val="en-US"/>
          </w:rPr>
          <w:t>fif</w:t>
        </w:r>
        <w:r w:rsidRPr="0629B794" w:rsidR="0629B794">
          <w:rPr>
            <w:lang w:val="en-US"/>
          </w:rPr>
          <w:t xml:space="preserve">teen </w:t>
        </w:r>
      </w:ins>
      <w:r w:rsidRPr="0629B794" w:rsidR="0629B794">
        <w:rPr>
          <w:lang w:val="en-US"/>
        </w:rPr>
        <w:t xml:space="preserve">feet above the bottom, but his excitement quickly </w:t>
      </w:r>
      <w:del w:author="Gary Smailes" w:date="2024-01-30T14:31:08.142Z" w:id="380008580">
        <w:r w:rsidRPr="0629B794" w:rsidDel="0629B794">
          <w:rPr>
            <w:lang w:val="en-US"/>
          </w:rPr>
          <w:delText xml:space="preserve">ended </w:delText>
        </w:r>
      </w:del>
      <w:ins w:author="Gary Smailes" w:date="2024-01-30T14:31:11.378Z" w:id="883490384">
        <w:r w:rsidRPr="0629B794" w:rsidR="0629B794">
          <w:rPr>
            <w:lang w:val="en-US"/>
          </w:rPr>
          <w:t xml:space="preserve">evaported </w:t>
        </w:r>
      </w:ins>
      <w:r w:rsidRPr="0629B794" w:rsidR="0629B794">
        <w:rPr>
          <w:lang w:val="en-US"/>
        </w:rPr>
        <w:t xml:space="preserve">when the hooks </w:t>
      </w:r>
      <w:del w:author="Gary Smailes" w:date="2024-01-30T14:31:15.705Z" w:id="2024316570">
        <w:r w:rsidRPr="0629B794" w:rsidDel="0629B794">
          <w:rPr>
            <w:lang w:val="en-US"/>
          </w:rPr>
          <w:delText xml:space="preserve">suddenly </w:delText>
        </w:r>
      </w:del>
      <w:r w:rsidRPr="0629B794" w:rsidR="0629B794">
        <w:rPr>
          <w:lang w:val="en-US"/>
        </w:rPr>
        <w:t xml:space="preserve">gave way. </w:t>
      </w:r>
      <w:del w:author="Gary Smailes" w:date="2024-01-30T14:31:18.24Z" w:id="37373056">
        <w:r w:rsidRPr="0629B794" w:rsidDel="0629B794">
          <w:rPr>
            <w:lang w:val="en-US"/>
          </w:rPr>
          <w:delText xml:space="preserve"> </w:delText>
        </w:r>
      </w:del>
      <w:r w:rsidRPr="0629B794" w:rsidR="0629B794">
        <w:rPr>
          <w:lang w:val="en-US"/>
        </w:rPr>
        <w:t xml:space="preserve">Dewkett </w:t>
      </w:r>
      <w:r w:rsidRPr="0629B794" w:rsidR="0629B794">
        <w:rPr>
          <w:lang w:val="en-US"/>
        </w:rPr>
        <w:t>subsequently</w:t>
      </w:r>
      <w:r w:rsidRPr="0629B794" w:rsidR="0629B794">
        <w:rPr>
          <w:lang w:val="en-US"/>
        </w:rPr>
        <w:t xml:space="preserve"> made some improvements to his rig</w:t>
      </w:r>
      <w:ins w:author="Gary Smailes" w:date="2024-01-30T14:31:25.602Z" w:id="1861833894">
        <w:r w:rsidRPr="0629B794" w:rsidR="0629B794">
          <w:rPr>
            <w:lang w:val="en-US"/>
          </w:rPr>
          <w:t>,</w:t>
        </w:r>
      </w:ins>
      <w:r w:rsidRPr="0629B794" w:rsidR="0629B794">
        <w:rPr>
          <w:lang w:val="en-US"/>
        </w:rPr>
        <w:t xml:space="preserve"> with the intention of making a second salvage attempt, but </w:t>
      </w:r>
      <w:r w:rsidRPr="0629B794" w:rsidR="0629B794">
        <w:rPr>
          <w:lang w:val="en-US"/>
        </w:rPr>
        <w:t>it appears that thin ice and high winds</w:t>
      </w:r>
      <w:r w:rsidRPr="0629B794" w:rsidR="0629B794">
        <w:rPr>
          <w:lang w:val="en-US"/>
        </w:rPr>
        <w:t xml:space="preserve"> may have prohibited any further efforts.  </w:t>
      </w:r>
    </w:p>
    <w:p w:rsidR="00280381" w:rsidP="00604BB2" w:rsidRDefault="00280381" w14:paraId="5C2749A0" w14:textId="63755C3D">
      <w:pPr>
        <w:rPr>
          <w:lang w:val="en-GB"/>
        </w:rPr>
      </w:pPr>
      <w:r>
        <w:drawing>
          <wp:inline wp14:editId="39431EFE" wp14:anchorId="28607F35">
            <wp:extent cx="5943600" cy="3290570"/>
            <wp:effectExtent l="0" t="0" r="0" b="5080"/>
            <wp:docPr id="1747055357" name="Picture 7" descr="A collection of black and white signs&#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859d16be222449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90570"/>
                    </a:xfrm>
                    <a:prstGeom prst="rect">
                      <a:avLst/>
                    </a:prstGeom>
                  </pic:spPr>
                </pic:pic>
              </a:graphicData>
            </a:graphic>
          </wp:inline>
        </w:drawing>
      </w:r>
    </w:p>
    <w:p w:rsidR="00280381" w:rsidP="00604BB2" w:rsidRDefault="00280381" w14:paraId="44F1C740" w14:textId="77777777">
      <w:pPr>
        <w:rPr>
          <w:lang w:val="en-GB"/>
        </w:rPr>
      </w:pPr>
    </w:p>
    <w:p w:rsidR="008B041E" w:rsidP="0629B794" w:rsidRDefault="00E77733" w14:paraId="746B1D2F" w14:textId="7AA6CB59">
      <w:pPr>
        <w:ind w:firstLine="720"/>
        <w:rPr>
          <w:del w:author="Gary Smailes" w:date="2024-01-30T14:34:09.279Z" w:id="412314937"/>
          <w:lang w:val="en-GB"/>
        </w:rPr>
        <w:pPrChange w:author="Gary Smailes" w:date="2024-01-30T14:31:34.453Z">
          <w:pPr/>
        </w:pPrChange>
      </w:pPr>
      <w:r w:rsidRPr="0629B794" w:rsidR="0629B794">
        <w:rPr>
          <w:lang w:val="en-GB"/>
        </w:rPr>
        <w:t>These days</w:t>
      </w:r>
      <w:ins w:author="Gary Smailes" w:date="2024-01-30T14:31:38.529Z" w:id="1329017508">
        <w:r w:rsidRPr="0629B794" w:rsidR="0629B794">
          <w:rPr>
            <w:lang w:val="en-GB"/>
          </w:rPr>
          <w:t>,</w:t>
        </w:r>
      </w:ins>
      <w:r w:rsidRPr="0629B794" w:rsidR="0629B794">
        <w:rPr>
          <w:lang w:val="en-GB"/>
        </w:rPr>
        <w:t xml:space="preserve"> we tend to think of the United States Navy as confining its activities to the deep blue oceans. While this </w:t>
      </w:r>
      <w:r w:rsidRPr="0629B794" w:rsidR="0629B794">
        <w:rPr>
          <w:lang w:val="en-GB"/>
        </w:rPr>
        <w:t>certainly seems to be</w:t>
      </w:r>
      <w:r w:rsidRPr="0629B794" w:rsidR="0629B794">
        <w:rPr>
          <w:lang w:val="en-GB"/>
        </w:rPr>
        <w:t xml:space="preserve"> the typical case, there appear to be exceptions</w:t>
      </w:r>
      <w:del w:author="Gary Smailes" w:date="2024-01-30T14:31:52.909Z" w:id="462938486">
        <w:r w:rsidRPr="0629B794" w:rsidDel="0629B794">
          <w:rPr>
            <w:lang w:val="en-GB"/>
          </w:rPr>
          <w:delText xml:space="preserve">. </w:delText>
        </w:r>
      </w:del>
      <w:del w:author="Gary Smailes" w:date="2024-01-30T14:31:49.238Z" w:id="265111063">
        <w:r w:rsidRPr="0629B794" w:rsidDel="0629B794">
          <w:rPr>
            <w:lang w:val="en-GB"/>
          </w:rPr>
          <w:delText xml:space="preserve"> </w:delText>
        </w:r>
      </w:del>
      <w:ins w:author="Gary Smailes" w:date="2024-01-30T14:31:55.86Z" w:id="601890880">
        <w:r w:rsidRPr="0629B794" w:rsidR="0629B794">
          <w:rPr>
            <w:lang w:val="en-GB"/>
          </w:rPr>
          <w:t xml:space="preserve"> o</w:t>
        </w:r>
      </w:ins>
      <w:del w:author="Gary Smailes" w:date="2024-01-30T14:31:55.463Z" w:id="1123119733">
        <w:r w:rsidRPr="0629B794" w:rsidDel="0629B794">
          <w:rPr>
            <w:lang w:val="en-GB"/>
          </w:rPr>
          <w:delText>O</w:delText>
        </w:r>
      </w:del>
      <w:r w:rsidRPr="0629B794" w:rsidR="0629B794">
        <w:rPr>
          <w:lang w:val="en-GB"/>
        </w:rPr>
        <w:t>r at least maybe one exception. There was a United States Navy operation on Goose Pond and, judging from the photographs of this operation, it may have occurred in the 1930</w:t>
      </w:r>
      <w:del w:author="Gary Smailes" w:date="2024-01-30T14:32:50.981Z" w:id="1728003591">
        <w:r w:rsidRPr="0629B794" w:rsidDel="0629B794">
          <w:rPr>
            <w:lang w:val="en-GB"/>
          </w:rPr>
          <w:delText>’</w:delText>
        </w:r>
      </w:del>
      <w:r w:rsidRPr="0629B794" w:rsidR="0629B794">
        <w:rPr>
          <w:lang w:val="en-GB"/>
        </w:rPr>
        <w:t xml:space="preserve">s. Since these photographs were in the possession of Hooker’s descendants, </w:t>
      </w:r>
      <w:del w:author="Gary Smailes" w:date="2024-01-30T14:33:01.58Z" w:id="392097545">
        <w:r w:rsidRPr="0629B794" w:rsidDel="0629B794">
          <w:rPr>
            <w:lang w:val="en-GB"/>
          </w:rPr>
          <w:delText xml:space="preserve">these </w:delText>
        </w:r>
      </w:del>
      <w:ins w:author="Gary Smailes" w:date="2024-01-30T14:33:07.079Z" w:id="1002947980">
        <w:r w:rsidRPr="0629B794" w:rsidR="0629B794">
          <w:rPr>
            <w:lang w:val="en-GB"/>
          </w:rPr>
          <w:t xml:space="preserve"> it is </w:t>
        </w:r>
        <w:r w:rsidRPr="0629B794" w:rsidR="0629B794">
          <w:rPr>
            <w:lang w:val="en-GB"/>
          </w:rPr>
          <w:t>feasable</w:t>
        </w:r>
        <w:r w:rsidRPr="0629B794" w:rsidR="0629B794">
          <w:rPr>
            <w:lang w:val="en-GB"/>
          </w:rPr>
          <w:t xml:space="preserve"> that </w:t>
        </w:r>
      </w:ins>
      <w:r w:rsidRPr="0629B794" w:rsidR="0629B794">
        <w:rPr>
          <w:lang w:val="en-GB"/>
        </w:rPr>
        <w:t xml:space="preserve">photographs were </w:t>
      </w:r>
      <w:r w:rsidRPr="0629B794" w:rsidR="0629B794">
        <w:rPr>
          <w:lang w:val="en-GB"/>
        </w:rPr>
        <w:t>likely taken</w:t>
      </w:r>
      <w:r w:rsidRPr="0629B794" w:rsidR="0629B794">
        <w:rPr>
          <w:lang w:val="en-GB"/>
        </w:rPr>
        <w:t xml:space="preserve"> by Hooker himself.</w:t>
      </w:r>
      <w:ins w:author="Gary Smailes" w:date="2024-01-30T14:33:37.651Z" w:id="1051593373">
        <w:r w:rsidRPr="0629B794" w:rsidR="0629B794">
          <w:rPr>
            <w:lang w:val="en-GB"/>
          </w:rPr>
          <w:t xml:space="preserve"> If this was the case, it is equally </w:t>
        </w:r>
      </w:ins>
      <w:ins w:author="Gary Smailes" w:date="2024-01-30T14:34:05.283Z" w:id="1497135950">
        <w:r w:rsidRPr="0629B794" w:rsidR="0629B794">
          <w:rPr>
            <w:lang w:val="en-GB"/>
          </w:rPr>
          <w:t xml:space="preserve">logical </w:t>
        </w:r>
      </w:ins>
      <w:ins w:author="Gary Smailes" w:date="2024-01-30T14:33:37.651Z" w:id="963124890">
        <w:r w:rsidRPr="0629B794" w:rsidR="0629B794">
          <w:rPr>
            <w:lang w:val="en-GB"/>
          </w:rPr>
          <w:t xml:space="preserve">that they relate to this lost car. </w:t>
        </w:r>
      </w:ins>
    </w:p>
    <w:p w:rsidR="00E5795C" w:rsidP="00604BB2" w:rsidRDefault="00E71A18" w14:paraId="550449E8" w14:textId="7074B26C">
      <w:pPr>
        <w:rPr>
          <w:lang w:val="en-GB"/>
        </w:rPr>
      </w:pPr>
      <w:ins w:author="Gary Smailes" w:date="2024-01-30T14:34:34.216Z" w:id="1861247180">
        <w:r w:rsidRPr="0629B794" w:rsidR="0629B794">
          <w:rPr>
            <w:lang w:val="en-GB"/>
          </w:rPr>
          <w:t xml:space="preserve">Though now official military record exists about the nature of the operation, the photos </w:t>
        </w:r>
      </w:ins>
      <w:del w:author="Gary Smailes" w:date="2024-01-30T14:34:39.794Z" w:id="1697385265">
        <w:r w:rsidRPr="0629B794" w:rsidDel="0629B794">
          <w:rPr>
            <w:lang w:val="en-GB"/>
          </w:rPr>
          <w:delText>During this military operation, we can see</w:delText>
        </w:r>
      </w:del>
      <w:ins w:author="Gary Smailes" w:date="2024-01-30T14:34:40.269Z" w:id="1145361106">
        <w:r w:rsidRPr="0629B794" w:rsidR="0629B794">
          <w:rPr>
            <w:lang w:val="en-GB"/>
          </w:rPr>
          <w:t xml:space="preserve"> show</w:t>
        </w:r>
      </w:ins>
      <w:r w:rsidRPr="0629B794" w:rsidR="0629B794">
        <w:rPr>
          <w:lang w:val="en-GB"/>
        </w:rPr>
        <w:t xml:space="preserve"> a U.S. Navy truck and Hooker himself near his dock, a dozen or so uniformed sailors, some uniformed officers, an improvised raft towed by small motorboats, a diver in a dive suit with an air hose ready to leap from the raft into Goose Pond, and equipment on the raft that appeared to be what one would expect for an underwater salvage operation. </w:t>
      </w:r>
    </w:p>
    <w:p w:rsidR="00280381" w:rsidP="00604BB2" w:rsidRDefault="00280381" w14:paraId="69AE8181" w14:textId="77777777">
      <w:pPr>
        <w:rPr>
          <w:del w:author="Gary Smailes" w:date="2024-01-30T14:34:58.977Z" w:id="1224236402"/>
          <w:lang w:val="en-GB"/>
        </w:rPr>
      </w:pPr>
    </w:p>
    <w:p w:rsidR="00280381" w:rsidP="0629B794" w:rsidRDefault="00280381" w14:paraId="4DFD86C2" w14:textId="1CB685D0">
      <w:pPr>
        <w:pStyle w:val="Normal"/>
        <w:suppressLineNumbers w:val="0"/>
        <w:bidi w:val="0"/>
        <w:spacing w:before="0" w:beforeAutospacing="off" w:after="160" w:afterAutospacing="off" w:line="259" w:lineRule="auto"/>
        <w:ind w:left="0" w:right="0"/>
        <w:jc w:val="left"/>
        <w:rPr>
          <w:lang w:val="en-GB"/>
        </w:rPr>
      </w:pPr>
      <w:ins w:author="Gary Smailes" w:date="2024-01-30T14:34:59.113Z" w:id="1954153126">
        <w:r w:rsidRPr="0629B794" w:rsidR="0629B794">
          <w:rPr>
            <w:lang w:val="en-GB"/>
          </w:rPr>
          <w:t>#</w:t>
        </w:r>
      </w:ins>
    </w:p>
    <w:p w:rsidR="00280381" w:rsidP="00604BB2" w:rsidRDefault="00280381" w14:paraId="12669D79" w14:textId="77777777">
      <w:pPr>
        <w:rPr>
          <w:lang w:val="en-GB"/>
        </w:rPr>
      </w:pPr>
    </w:p>
    <w:p w:rsidR="00280381" w:rsidP="00604BB2" w:rsidRDefault="00280381" w14:paraId="63B3541A" w14:textId="484C172E">
      <w:pPr>
        <w:rPr>
          <w:lang w:val="en-GB"/>
        </w:rPr>
      </w:pPr>
      <w:r>
        <w:drawing>
          <wp:inline wp14:editId="7217F6AD" wp14:anchorId="2A220F83">
            <wp:extent cx="3188208" cy="2724912"/>
            <wp:effectExtent l="0" t="0" r="0" b="0"/>
            <wp:docPr id="221924455" name="Picture 8" descr="A truck parked on a road near a body of water&#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4f53fab6609942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88208" cy="2724912"/>
                    </a:xfrm>
                    <a:prstGeom prst="rect">
                      <a:avLst/>
                    </a:prstGeom>
                  </pic:spPr>
                </pic:pic>
              </a:graphicData>
            </a:graphic>
          </wp:inline>
        </w:drawing>
      </w:r>
    </w:p>
    <w:p w:rsidR="001C6112" w:rsidP="00604BB2" w:rsidRDefault="001C6112" w14:paraId="21CEADD0" w14:textId="77777777">
      <w:pPr>
        <w:rPr>
          <w:lang w:val="en-GB"/>
        </w:rPr>
      </w:pPr>
    </w:p>
    <w:p w:rsidR="001C6112" w:rsidP="00604BB2" w:rsidRDefault="001C6112" w14:paraId="33F9E812" w14:textId="227927E9">
      <w:pPr>
        <w:rPr>
          <w:lang w:val="en-GB"/>
        </w:rPr>
      </w:pPr>
      <w:r>
        <w:drawing>
          <wp:inline wp14:editId="48B92A01" wp14:anchorId="1CFCCAB2">
            <wp:extent cx="2919984" cy="1920240"/>
            <wp:effectExtent l="0" t="0" r="0" b="3810"/>
            <wp:docPr id="1972679646" name="Picture 9" descr="A group of men standing on a dock&#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4cbd5f09f36b4a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19984" cy="1920240"/>
                    </a:xfrm>
                    <a:prstGeom prst="rect">
                      <a:avLst/>
                    </a:prstGeom>
                  </pic:spPr>
                </pic:pic>
              </a:graphicData>
            </a:graphic>
          </wp:inline>
        </w:drawing>
      </w:r>
    </w:p>
    <w:p w:rsidR="001C6112" w:rsidP="00604BB2" w:rsidRDefault="001C6112" w14:paraId="6ED2BD89" w14:textId="77777777">
      <w:pPr>
        <w:rPr>
          <w:lang w:val="en-GB"/>
        </w:rPr>
      </w:pPr>
    </w:p>
    <w:p w:rsidR="001C6112" w:rsidP="00604BB2" w:rsidRDefault="001C6112" w14:paraId="08F9F9C8" w14:textId="2F70444F">
      <w:pPr>
        <w:rPr>
          <w:lang w:val="en-GB"/>
        </w:rPr>
      </w:pPr>
      <w:r>
        <w:drawing>
          <wp:inline wp14:editId="1A6CD245" wp14:anchorId="00F95A5A">
            <wp:extent cx="2794000" cy="3492500"/>
            <wp:effectExtent l="0" t="0" r="6350" b="0"/>
            <wp:docPr id="333650942" name="Picture 10" descr="A group of men standing on a boa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ecd4fe430db9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4000" cy="3492500"/>
                    </a:xfrm>
                    <a:prstGeom prst="rect">
                      <a:avLst/>
                    </a:prstGeom>
                  </pic:spPr>
                </pic:pic>
              </a:graphicData>
            </a:graphic>
          </wp:inline>
        </w:drawing>
      </w:r>
    </w:p>
    <w:p w:rsidR="00947885" w:rsidP="0629B794" w:rsidRDefault="0077246C" w14:paraId="42C7A021" w14:textId="4566CBA8">
      <w:pPr>
        <w:ind w:firstLine="720"/>
        <w:rPr>
          <w:lang w:val="en-US"/>
        </w:rPr>
        <w:pPrChange w:author="Gary Smailes" w:date="2024-01-30T14:35:06.505Z">
          <w:pPr/>
        </w:pPrChange>
      </w:pPr>
      <w:r w:rsidRPr="0629B794" w:rsidR="0629B794">
        <w:rPr>
          <w:lang w:val="en-US"/>
        </w:rPr>
        <w:t>A careful study of the background topography</w:t>
      </w:r>
      <w:ins w:author="Gary Smailes" w:date="2024-01-30T14:35:29.67Z" w:id="1732148901">
        <w:r w:rsidRPr="0629B794" w:rsidR="0629B794">
          <w:rPr>
            <w:lang w:val="en-US"/>
          </w:rPr>
          <w:t>,</w:t>
        </w:r>
      </w:ins>
      <w:r w:rsidRPr="0629B794" w:rsidR="0629B794">
        <w:rPr>
          <w:lang w:val="en-US"/>
        </w:rPr>
        <w:t xml:space="preserve"> in these photographs</w:t>
      </w:r>
      <w:ins w:author="Gary Smailes" w:date="2024-01-30T14:35:32.204Z" w:id="360170936">
        <w:r w:rsidRPr="0629B794" w:rsidR="0629B794">
          <w:rPr>
            <w:lang w:val="en-US"/>
          </w:rPr>
          <w:t>,</w:t>
        </w:r>
      </w:ins>
      <w:r w:rsidRPr="0629B794" w:rsidR="0629B794">
        <w:rPr>
          <w:lang w:val="en-US"/>
        </w:rPr>
        <w:t xml:space="preserve"> confirms that the Navy dive operation itself took place near the center of Lower Goose, in about </w:t>
      </w:r>
      <w:del w:author="Gary Smailes" w:date="2024-01-30T14:35:40.129Z" w:id="1824132084">
        <w:r w:rsidRPr="0629B794" w:rsidDel="0629B794">
          <w:rPr>
            <w:lang w:val="en-US"/>
          </w:rPr>
          <w:delText xml:space="preserve">40 </w:delText>
        </w:r>
      </w:del>
      <w:ins w:author="Gary Smailes" w:date="2024-01-30T14:35:41.584Z" w:id="1992451840">
        <w:r w:rsidRPr="0629B794" w:rsidR="0629B794">
          <w:rPr>
            <w:lang w:val="en-US"/>
          </w:rPr>
          <w:t xml:space="preserve">forty </w:t>
        </w:r>
      </w:ins>
      <w:r w:rsidRPr="0629B794" w:rsidR="0629B794">
        <w:rPr>
          <w:lang w:val="en-US"/>
        </w:rPr>
        <w:t>feet of water, and directly offshore where the old Henry Smith cabin was located</w:t>
      </w:r>
      <w:ins w:author="Gary Smailes" w:date="2024-01-30T14:35:47.513Z" w:id="996741678">
        <w:r w:rsidRPr="0629B794" w:rsidR="0629B794">
          <w:rPr>
            <w:lang w:val="en-US"/>
          </w:rPr>
          <w:t>.</w:t>
        </w:r>
      </w:ins>
      <w:del w:author="Gary Smailes" w:date="2024-01-30T14:35:45.961Z" w:id="955852537">
        <w:r w:rsidRPr="0629B794" w:rsidDel="0629B794">
          <w:rPr>
            <w:lang w:val="en-US"/>
          </w:rPr>
          <w:delText xml:space="preserve"> --</w:delText>
        </w:r>
      </w:del>
      <w:r w:rsidRPr="0629B794" w:rsidR="0629B794">
        <w:rPr>
          <w:lang w:val="en-US"/>
        </w:rPr>
        <w:t xml:space="preserve"> </w:t>
      </w:r>
      <w:ins w:author="Gary Smailes" w:date="2024-01-30T14:35:50.53Z" w:id="1599265394">
        <w:r w:rsidRPr="0629B794" w:rsidR="0629B794">
          <w:rPr>
            <w:lang w:val="en-US"/>
          </w:rPr>
          <w:t xml:space="preserve">This is </w:t>
        </w:r>
      </w:ins>
      <w:r w:rsidRPr="0629B794" w:rsidR="0629B794">
        <w:rPr>
          <w:lang w:val="en-US"/>
        </w:rPr>
        <w:t xml:space="preserve">precisely where Hooker’s car was reported to have sunken. </w:t>
      </w:r>
      <w:r w:rsidRPr="0629B794" w:rsidR="0629B794">
        <w:rPr>
          <w:lang w:val="en-US"/>
        </w:rPr>
        <w:t>Perhaps Hooker</w:t>
      </w:r>
      <w:r w:rsidRPr="0629B794" w:rsidR="0629B794">
        <w:rPr>
          <w:lang w:val="en-US"/>
        </w:rPr>
        <w:t xml:space="preserve"> managed to convince the United States Navy that it was in the national security interests of the United States of America to get his car out of Goose Pond. </w:t>
      </w:r>
      <w:del w:author="Gary Smailes" w:date="2024-01-30T14:35:56.664Z" w:id="2011309936">
        <w:r w:rsidRPr="0629B794" w:rsidDel="0629B794">
          <w:rPr>
            <w:lang w:val="en-US"/>
          </w:rPr>
          <w:delText xml:space="preserve"> </w:delText>
        </w:r>
      </w:del>
    </w:p>
    <w:p w:rsidR="00112CD2" w:rsidP="00604BB2" w:rsidRDefault="00ED236C" w14:paraId="22D7C01C" w14:textId="462874BA">
      <w:pPr>
        <w:rPr>
          <w:lang w:val="en-GB"/>
        </w:rPr>
      </w:pPr>
      <w:r>
        <w:drawing>
          <wp:inline wp14:editId="5E90DD27" wp14:anchorId="1912D791">
            <wp:extent cx="5943600" cy="1751330"/>
            <wp:effectExtent l="0" t="0" r="0" b="1270"/>
            <wp:docPr id="1917603758" name="Picture 16" descr="A boat on the water&#10;&#10;Description automatically generated with medium confidence" title=""/>
            <wp:cNvGraphicFramePr>
              <a:graphicFrameLocks noChangeAspect="1"/>
            </wp:cNvGraphicFramePr>
            <a:graphic>
              <a:graphicData uri="http://schemas.openxmlformats.org/drawingml/2006/picture">
                <pic:pic>
                  <pic:nvPicPr>
                    <pic:cNvPr id="0" name="Picture 16"/>
                    <pic:cNvPicPr/>
                  </pic:nvPicPr>
                  <pic:blipFill>
                    <a:blip r:embed="Rea6bcaa9eaca4b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51330"/>
                    </a:xfrm>
                    <a:prstGeom prst="rect">
                      <a:avLst/>
                    </a:prstGeom>
                  </pic:spPr>
                </pic:pic>
              </a:graphicData>
            </a:graphic>
          </wp:inline>
        </w:drawing>
      </w:r>
    </w:p>
    <w:p w:rsidR="00112CD2" w:rsidP="00604BB2" w:rsidRDefault="004A0056" w14:paraId="5789362C" w14:textId="18859C70">
      <w:pPr>
        <w:rPr>
          <w:lang w:val="en-GB"/>
        </w:rPr>
      </w:pPr>
      <w:r>
        <w:rPr>
          <w:lang w:val="en-GB"/>
        </w:rPr>
        <w:t>CAPTION: The topography behind the navy diver (left) matches the topography of the Hooker car sinking (right).</w:t>
      </w:r>
    </w:p>
    <w:p w:rsidR="002973B5" w:rsidP="0629B794" w:rsidRDefault="002973B5" w14:paraId="0BEF43D9" w14:textId="376477BF">
      <w:pPr>
        <w:ind w:firstLine="720"/>
        <w:rPr>
          <w:lang w:val="en-GB"/>
        </w:rPr>
        <w:pPrChange w:author="Gary Smailes" w:date="2024-01-30T14:36:27.475Z">
          <w:pPr/>
        </w:pPrChange>
      </w:pPr>
      <w:r w:rsidRPr="0629B794" w:rsidR="0629B794">
        <w:rPr>
          <w:lang w:val="en-GB"/>
        </w:rPr>
        <w:t xml:space="preserve">It </w:t>
      </w:r>
      <w:r w:rsidRPr="0629B794" w:rsidR="0629B794">
        <w:rPr>
          <w:lang w:val="en-GB"/>
        </w:rPr>
        <w:t>isn’t</w:t>
      </w:r>
      <w:r w:rsidRPr="0629B794" w:rsidR="0629B794">
        <w:rPr>
          <w:lang w:val="en-GB"/>
        </w:rPr>
        <w:t xml:space="preserve"> known if the Navy did salvage the car, but I would have expected that a successful salvage would have been memorialized with some prize photographs</w:t>
      </w:r>
      <w:del w:author="Gary Smailes" w:date="2024-01-30T14:36:44.745Z" w:id="2012893233">
        <w:r w:rsidRPr="0629B794" w:rsidDel="0629B794">
          <w:rPr>
            <w:lang w:val="en-GB"/>
          </w:rPr>
          <w:delText xml:space="preserve"> of same</w:delText>
        </w:r>
      </w:del>
      <w:r w:rsidRPr="0629B794" w:rsidR="0629B794">
        <w:rPr>
          <w:lang w:val="en-GB"/>
        </w:rPr>
        <w:t xml:space="preserve">, and alas there were none of those in the stacks of photographs </w:t>
      </w:r>
      <w:del w:author="Gary Smailes" w:date="2024-01-30T14:36:54.427Z" w:id="1990348756">
        <w:r w:rsidRPr="0629B794" w:rsidDel="0629B794">
          <w:rPr>
            <w:lang w:val="en-GB"/>
          </w:rPr>
          <w:delText>I went through</w:delText>
        </w:r>
      </w:del>
      <w:ins w:author="Gary Smailes" w:date="2024-01-30T14:36:56.713Z" w:id="771951096">
        <w:r w:rsidRPr="0629B794" w:rsidR="0629B794">
          <w:rPr>
            <w:lang w:val="en-GB"/>
          </w:rPr>
          <w:t>that ex</w:t>
        </w:r>
        <w:r w:rsidRPr="0629B794" w:rsidR="0629B794">
          <w:rPr>
            <w:lang w:val="en-GB"/>
          </w:rPr>
          <w:t>ist</w:t>
        </w:r>
      </w:ins>
      <w:r w:rsidRPr="0629B794" w:rsidR="0629B794">
        <w:rPr>
          <w:lang w:val="en-GB"/>
        </w:rPr>
        <w:t>.</w:t>
      </w:r>
      <w:ins w:author="Gary Smailes" w:date="2024-01-30T14:37:58.022Z" w:id="1654467847">
        <w:r w:rsidRPr="0629B794" w:rsidR="0629B794">
          <w:rPr>
            <w:lang w:val="en-GB"/>
          </w:rPr>
          <w:t xml:space="preserve"> It is also logical to assume that had the Navy recovered the </w:t>
        </w:r>
      </w:ins>
      <w:ins w:author="Gary Smailes" w:date="2024-01-30T14:38:16.377Z" w:id="1028647167">
        <w:r w:rsidRPr="0629B794" w:rsidR="0629B794">
          <w:rPr>
            <w:lang w:val="en-GB"/>
          </w:rPr>
          <w:t>long-lost</w:t>
        </w:r>
      </w:ins>
      <w:ins w:author="Gary Smailes" w:date="2024-01-30T14:37:58.022Z" w:id="355373633">
        <w:r w:rsidRPr="0629B794" w:rsidR="0629B794">
          <w:rPr>
            <w:lang w:val="en-GB"/>
          </w:rPr>
          <w:t xml:space="preserve"> car it would have made the local press in some form or other. As it stands, there is no evidence of this happening.</w:t>
        </w:r>
      </w:ins>
      <w:r w:rsidRPr="0629B794" w:rsidR="0629B794">
        <w:rPr>
          <w:lang w:val="en-GB"/>
        </w:rPr>
        <w:t xml:space="preserve"> </w:t>
      </w:r>
      <w:del w:author="Gary Smailes" w:date="2024-01-30T14:38:33.117Z" w:id="35748734">
        <w:r w:rsidRPr="0629B794" w:rsidDel="0629B794">
          <w:rPr>
            <w:lang w:val="en-GB"/>
          </w:rPr>
          <w:delText>I’m thinking this was yet another failed salvage attempt.</w:delText>
        </w:r>
      </w:del>
      <w:r w:rsidRPr="0629B794" w:rsidR="0629B794">
        <w:rPr>
          <w:lang w:val="en-GB"/>
        </w:rPr>
        <w:t xml:space="preserve"> The U.S. Navy appears not to have any publicly available records of this operation in its historical archives. </w:t>
      </w:r>
      <w:r w:rsidRPr="0629B794" w:rsidR="0629B794">
        <w:rPr>
          <w:lang w:val="en-GB"/>
        </w:rPr>
        <w:t>Maybe it</w:t>
      </w:r>
      <w:r w:rsidRPr="0629B794" w:rsidR="0629B794">
        <w:rPr>
          <w:lang w:val="en-GB"/>
        </w:rPr>
        <w:t xml:space="preserve"> was classified as a </w:t>
      </w:r>
      <w:r w:rsidRPr="0629B794" w:rsidR="0629B794">
        <w:rPr>
          <w:lang w:val="en-GB"/>
        </w:rPr>
        <w:t>Top Secret</w:t>
      </w:r>
      <w:r w:rsidRPr="0629B794" w:rsidR="0629B794">
        <w:rPr>
          <w:lang w:val="en-GB"/>
        </w:rPr>
        <w:t xml:space="preserve"> operation (which would make some sense if you </w:t>
      </w:r>
      <w:r w:rsidRPr="0629B794" w:rsidR="0629B794">
        <w:rPr>
          <w:lang w:val="en-GB"/>
        </w:rPr>
        <w:t>think</w:t>
      </w:r>
      <w:r w:rsidRPr="0629B794" w:rsidR="0629B794">
        <w:rPr>
          <w:lang w:val="en-GB"/>
        </w:rPr>
        <w:t xml:space="preserve"> about it).</w:t>
      </w:r>
    </w:p>
    <w:p w:rsidR="002973B5" w:rsidP="00604BB2" w:rsidRDefault="002973B5" w14:paraId="39427E65" w14:textId="06B31EC2">
      <w:pPr>
        <w:rPr>
          <w:lang w:val="en-GB"/>
        </w:rPr>
      </w:pPr>
      <w:commentRangeStart w:id="451420666"/>
      <w:r w:rsidRPr="0629B794" w:rsidR="0629B794">
        <w:rPr>
          <w:lang w:val="en-GB"/>
        </w:rPr>
        <w:t>**********INSERT CONTENT OF (PENDING) SCUBA/SONAR EXPLORATION**********</w:t>
      </w:r>
      <w:commentRangeEnd w:id="451420666"/>
      <w:r>
        <w:rPr>
          <w:rStyle w:val="CommentReference"/>
        </w:rPr>
        <w:commentReference w:id="451420666"/>
      </w:r>
    </w:p>
    <w:p w:rsidR="0071029E" w:rsidP="0629B794" w:rsidRDefault="00AE2079" w14:paraId="6639ED95" w14:textId="03F16D01">
      <w:pPr>
        <w:ind w:firstLine="720"/>
        <w:rPr>
          <w:lang w:val="en-GB"/>
        </w:rPr>
        <w:pPrChange w:author="Gary Smailes" w:date="2024-01-30T14:38:44.013Z">
          <w:pPr/>
        </w:pPrChange>
      </w:pPr>
      <w:r w:rsidRPr="0629B794" w:rsidR="0629B794">
        <w:rPr>
          <w:lang w:val="en-GB"/>
        </w:rPr>
        <w:t xml:space="preserve">The </w:t>
      </w:r>
      <w:r w:rsidRPr="0629B794" w:rsidR="0629B794">
        <w:rPr>
          <w:lang w:val="en-GB"/>
        </w:rPr>
        <w:t>MacDarby</w:t>
      </w:r>
      <w:r w:rsidRPr="0629B794" w:rsidR="0629B794">
        <w:rPr>
          <w:lang w:val="en-GB"/>
        </w:rPr>
        <w:t xml:space="preserve"> </w:t>
      </w:r>
      <w:del w:author="Gary Smailes" w:date="2024-01-30T14:39:19.466Z" w:id="2126429420">
        <w:r w:rsidRPr="0629B794" w:rsidDel="0629B794">
          <w:rPr>
            <w:lang w:val="en-GB"/>
          </w:rPr>
          <w:delText>es</w:delText>
        </w:r>
      </w:del>
      <w:ins w:author="Gary Smailes" w:date="2024-01-30T14:39:10.771Z" w:id="857459884">
        <w:r w:rsidRPr="0629B794" w:rsidR="0629B794">
          <w:rPr>
            <w:lang w:val="en-GB"/>
          </w:rPr>
          <w:t>Es</w:t>
        </w:r>
      </w:ins>
      <w:r w:rsidRPr="0629B794" w:rsidR="0629B794">
        <w:rPr>
          <w:lang w:val="en-GB"/>
        </w:rPr>
        <w:t>tate</w:t>
      </w:r>
      <w:r w:rsidRPr="0629B794" w:rsidR="0629B794">
        <w:rPr>
          <w:lang w:val="en-GB"/>
        </w:rPr>
        <w:t xml:space="preserve"> had 175 acres</w:t>
      </w:r>
      <w:ins w:author="Gary Smailes" w:date="2024-01-30T14:39:27.565Z" w:id="1302970440">
        <w:r w:rsidRPr="0629B794" w:rsidR="0629B794">
          <w:rPr>
            <w:lang w:val="en-GB"/>
          </w:rPr>
          <w:t>,</w:t>
        </w:r>
      </w:ins>
      <w:r w:rsidRPr="0629B794" w:rsidR="0629B794">
        <w:rPr>
          <w:lang w:val="en-GB"/>
        </w:rPr>
        <w:t xml:space="preserve"> and 3500 feet of lake frontage</w:t>
      </w:r>
      <w:ins w:author="Gary Smailes" w:date="2024-01-30T14:39:29.424Z" w:id="1469736349">
        <w:r w:rsidRPr="0629B794" w:rsidR="0629B794">
          <w:rPr>
            <w:lang w:val="en-GB"/>
          </w:rPr>
          <w:t>,</w:t>
        </w:r>
      </w:ins>
      <w:r w:rsidRPr="0629B794" w:rsidR="0629B794">
        <w:rPr>
          <w:lang w:val="en-GB"/>
        </w:rPr>
        <w:t xml:space="preserve"> along the north shore of Goose Pond, extending slightly across the town line into Lee.</w:t>
      </w:r>
      <w:del w:author="Gary Smailes" w:date="2024-01-30T14:39:36.271Z" w:id="399286012">
        <w:r w:rsidRPr="0629B794" w:rsidDel="0629B794">
          <w:rPr>
            <w:lang w:val="en-GB"/>
          </w:rPr>
          <w:delText xml:space="preserve"> </w:delText>
        </w:r>
      </w:del>
      <w:r w:rsidRPr="0629B794" w:rsidR="0629B794">
        <w:rPr>
          <w:lang w:val="en-GB"/>
        </w:rPr>
        <w:t xml:space="preserve"> In 1958</w:t>
      </w:r>
      <w:ins w:author="Gary Smailes" w:date="2024-01-30T14:39:38.857Z" w:id="1260912440">
        <w:r w:rsidRPr="0629B794" w:rsidR="0629B794">
          <w:rPr>
            <w:lang w:val="en-GB"/>
          </w:rPr>
          <w:t>,</w:t>
        </w:r>
      </w:ins>
      <w:r w:rsidRPr="0629B794" w:rsidR="0629B794">
        <w:rPr>
          <w:lang w:val="en-GB"/>
        </w:rPr>
        <w:t xml:space="preserve"> the entire estate was sold to the Goose Lake Development Company</w:t>
      </w:r>
      <w:ins w:author="Gary Smailes" w:date="2024-01-30T14:39:43.395Z" w:id="748186875">
        <w:r w:rsidRPr="0629B794" w:rsidR="0629B794">
          <w:rPr>
            <w:lang w:val="en-GB"/>
          </w:rPr>
          <w:t>,</w:t>
        </w:r>
      </w:ins>
      <w:r w:rsidRPr="0629B794" w:rsidR="0629B794">
        <w:rPr>
          <w:lang w:val="en-GB"/>
        </w:rPr>
        <w:t xml:space="preserve"> which intended to subdivide it into residential lots. Hooker, who was</w:t>
      </w:r>
      <w:ins w:author="Gary Smailes" w:date="2024-01-30T14:39:50.599Z" w:id="1382131121">
        <w:r w:rsidRPr="0629B794" w:rsidR="0629B794">
          <w:rPr>
            <w:lang w:val="en-GB"/>
          </w:rPr>
          <w:t>,</w:t>
        </w:r>
      </w:ins>
      <w:r w:rsidRPr="0629B794" w:rsidR="0629B794">
        <w:rPr>
          <w:lang w:val="en-GB"/>
        </w:rPr>
        <w:t xml:space="preserve"> by then</w:t>
      </w:r>
      <w:ins w:author="Gary Smailes" w:date="2024-01-30T14:39:52.381Z" w:id="326931305">
        <w:r w:rsidRPr="0629B794" w:rsidR="0629B794">
          <w:rPr>
            <w:lang w:val="en-GB"/>
          </w:rPr>
          <w:t>,</w:t>
        </w:r>
      </w:ins>
      <w:r w:rsidRPr="0629B794" w:rsidR="0629B794">
        <w:rPr>
          <w:lang w:val="en-GB"/>
        </w:rPr>
        <w:t xml:space="preserve"> retired to Florida,</w:t>
      </w:r>
      <w:ins w:author="Gary Smailes" w:date="2024-01-30T14:39:59.402Z" w:id="1330574438">
        <w:r w:rsidRPr="0629B794" w:rsidR="0629B794">
          <w:rPr>
            <w:lang w:val="en-GB"/>
          </w:rPr>
          <w:t xml:space="preserve"> a</w:t>
        </w:r>
      </w:ins>
      <w:ins w:author="Gary Smailes" w:date="2024-01-30T14:40:01.337Z" w:id="1883947403">
        <w:r w:rsidRPr="0629B794" w:rsidR="0629B794">
          <w:rPr>
            <w:lang w:val="en-GB"/>
          </w:rPr>
          <w:t>nd</w:t>
        </w:r>
      </w:ins>
      <w:r w:rsidRPr="0629B794" w:rsidR="0629B794">
        <w:rPr>
          <w:lang w:val="en-GB"/>
        </w:rPr>
        <w:t xml:space="preserve"> decided that same year to </w:t>
      </w:r>
      <w:r w:rsidRPr="0629B794" w:rsidR="0629B794">
        <w:rPr>
          <w:lang w:val="en-GB"/>
        </w:rPr>
        <w:t>purchase</w:t>
      </w:r>
      <w:r w:rsidRPr="0629B794" w:rsidR="0629B794">
        <w:rPr>
          <w:lang w:val="en-GB"/>
        </w:rPr>
        <w:t xml:space="preserve"> back the </w:t>
      </w:r>
      <w:ins w:author="Gary Smailes" w:date="2024-01-30T14:40:05.638Z" w:id="215892625">
        <w:r w:rsidRPr="0629B794" w:rsidR="0629B794">
          <w:rPr>
            <w:lang w:val="en-GB"/>
          </w:rPr>
          <w:t>five</w:t>
        </w:r>
      </w:ins>
      <w:del w:author="Gary Smailes" w:date="2024-01-30T14:40:04.985Z" w:id="1529280062">
        <w:r w:rsidRPr="0629B794" w:rsidDel="0629B794">
          <w:rPr>
            <w:lang w:val="en-GB"/>
          </w:rPr>
          <w:delText>5</w:delText>
        </w:r>
      </w:del>
      <w:r w:rsidRPr="0629B794" w:rsidR="0629B794">
        <w:rPr>
          <w:lang w:val="en-GB"/>
        </w:rPr>
        <w:t xml:space="preserve"> lakefront acres </w:t>
      </w:r>
      <w:r w:rsidRPr="0629B794" w:rsidR="0629B794">
        <w:rPr>
          <w:lang w:val="en-GB"/>
        </w:rPr>
        <w:t>containing</w:t>
      </w:r>
      <w:r w:rsidRPr="0629B794" w:rsidR="0629B794">
        <w:rPr>
          <w:lang w:val="en-GB"/>
        </w:rPr>
        <w:t xml:space="preserve"> his old farmhouse, move back into the house, and re-open his boat livery for a few more years. The rest of the land was subdivided and became the Lakeside Drive neighbourhood that stretches today from the dam to the Lee town line.</w:t>
      </w:r>
    </w:p>
    <w:p w:rsidR="008B041E" w:rsidP="0629B794" w:rsidRDefault="009127FF" w14:paraId="539DADBE" w14:textId="7BB7592E">
      <w:pPr>
        <w:ind w:firstLine="720"/>
        <w:rPr>
          <w:lang w:val="en-GB"/>
        </w:rPr>
        <w:pPrChange w:author="Gary Smailes" w:date="2024-01-30T14:40:15.099Z">
          <w:pPr/>
        </w:pPrChange>
      </w:pPr>
      <w:r w:rsidRPr="0629B794" w:rsidR="0629B794">
        <w:rPr>
          <w:lang w:val="en-GB"/>
        </w:rPr>
        <w:t>After Hooker’s passing</w:t>
      </w:r>
      <w:ins w:author="Gary Smailes" w:date="2024-01-30T14:40:18.159Z" w:id="1242130631">
        <w:r w:rsidRPr="0629B794" w:rsidR="0629B794">
          <w:rPr>
            <w:lang w:val="en-GB"/>
          </w:rPr>
          <w:t>,</w:t>
        </w:r>
      </w:ins>
      <w:r w:rsidRPr="0629B794" w:rsidR="0629B794">
        <w:rPr>
          <w:lang w:val="en-GB"/>
        </w:rPr>
        <w:t xml:space="preserve"> in 1963, his son Robert (who inherited, among other things, the nickname Hooker) lived on the old </w:t>
      </w:r>
      <w:r w:rsidRPr="0629B794" w:rsidR="0629B794">
        <w:rPr>
          <w:lang w:val="en-GB"/>
        </w:rPr>
        <w:t>MacDarby</w:t>
      </w:r>
      <w:r w:rsidRPr="0629B794" w:rsidR="0629B794">
        <w:rPr>
          <w:lang w:val="en-GB"/>
        </w:rPr>
        <w:t>-Moore property in a small trailer for several years, and outside his trailer hung a sign which read “Hooker”.</w:t>
      </w:r>
      <w:del w:author="Gary Smailes" w:date="2024-01-30T14:40:31.477Z" w:id="352241747">
        <w:r w:rsidRPr="0629B794" w:rsidDel="0629B794">
          <w:rPr>
            <w:lang w:val="en-GB"/>
          </w:rPr>
          <w:delText xml:space="preserve"> </w:delText>
        </w:r>
      </w:del>
      <w:r w:rsidRPr="0629B794" w:rsidR="0629B794">
        <w:rPr>
          <w:lang w:val="en-GB"/>
        </w:rPr>
        <w:t xml:space="preserve"> Hooker Jr. had been a fighter pilot in the Army Air Corps during World War Two, completing </w:t>
      </w:r>
      <w:del w:author="Gary Smailes" w:date="2024-01-30T14:40:39.713Z" w:id="1466928119">
        <w:r w:rsidRPr="0629B794" w:rsidDel="0629B794">
          <w:rPr>
            <w:lang w:val="en-GB"/>
          </w:rPr>
          <w:delText xml:space="preserve">65 </w:delText>
        </w:r>
      </w:del>
      <w:ins w:author="Gary Smailes" w:date="2024-01-30T14:40:41.485Z" w:id="652463878">
        <w:r w:rsidRPr="0629B794" w:rsidR="0629B794">
          <w:rPr>
            <w:lang w:val="en-GB"/>
          </w:rPr>
          <w:t>sixty-five</w:t>
        </w:r>
      </w:ins>
      <w:r w:rsidRPr="0629B794" w:rsidR="0629B794">
        <w:rPr>
          <w:lang w:val="en-GB"/>
        </w:rPr>
        <w:t xml:space="preserve">missions and 870 combat hours. </w:t>
      </w:r>
    </w:p>
    <w:p w:rsidR="00BB6DAE" w:rsidP="0629B794" w:rsidRDefault="00C357B5" w14:paraId="175FA421" w14:textId="733967FA">
      <w:pPr>
        <w:pStyle w:val="Normal"/>
        <w:suppressLineNumbers w:val="0"/>
        <w:bidi w:val="0"/>
        <w:spacing w:before="0" w:beforeAutospacing="off" w:after="160" w:afterAutospacing="off" w:line="259" w:lineRule="auto"/>
        <w:ind w:left="0" w:right="0" w:firstLine="720"/>
        <w:jc w:val="left"/>
        <w:rPr>
          <w:lang w:val="en-GB"/>
        </w:rPr>
      </w:pPr>
      <w:del w:author="Gary Smailes" w:date="2024-01-30T14:40:47.21Z" w:id="813329316">
        <w:r w:rsidRPr="0629B794" w:rsidDel="0629B794">
          <w:rPr>
            <w:lang w:val="en-GB"/>
          </w:rPr>
          <w:delText xml:space="preserve">Now </w:delText>
        </w:r>
      </w:del>
      <w:ins w:author="Gary Smailes" w:date="2024-01-30T14:40:47.919Z" w:id="1136965014">
        <w:r w:rsidRPr="0629B794" w:rsidR="0629B794">
          <w:rPr>
            <w:lang w:val="en-GB"/>
          </w:rPr>
          <w:t>Today,</w:t>
        </w:r>
      </w:ins>
      <w:r w:rsidRPr="0629B794" w:rsidR="0629B794">
        <w:rPr>
          <w:lang w:val="en-GB"/>
        </w:rPr>
        <w:t xml:space="preserve">there is a public boat ramp running through the old </w:t>
      </w:r>
      <w:r w:rsidRPr="0629B794" w:rsidR="0629B794">
        <w:rPr>
          <w:lang w:val="en-GB"/>
        </w:rPr>
        <w:t>MacDarby</w:t>
      </w:r>
      <w:r w:rsidRPr="0629B794" w:rsidR="0629B794">
        <w:rPr>
          <w:lang w:val="en-GB"/>
        </w:rPr>
        <w:t xml:space="preserve">-Moore property. In 1957, the Berkshire County Commissioners passed legislation granting themselves the authority to </w:t>
      </w:r>
      <w:r w:rsidRPr="0629B794" w:rsidR="0629B794">
        <w:rPr>
          <w:lang w:val="en-GB"/>
        </w:rPr>
        <w:t>provide</w:t>
      </w:r>
      <w:r w:rsidRPr="0629B794" w:rsidR="0629B794">
        <w:rPr>
          <w:lang w:val="en-GB"/>
        </w:rPr>
        <w:t xml:space="preserve"> a right of way for public access to Goose Pond. In 1958, the </w:t>
      </w:r>
      <w:ins w:author="Gary Smailes" w:date="2024-01-30T14:41:04.765Z" w:id="1118156697">
        <w:r w:rsidRPr="0629B794" w:rsidR="0629B794">
          <w:rPr>
            <w:lang w:val="en-GB"/>
          </w:rPr>
          <w:t>c</w:t>
        </w:r>
      </w:ins>
      <w:del w:author="Gary Smailes" w:date="2024-01-30T14:41:04.294Z" w:id="1446471296">
        <w:r w:rsidRPr="0629B794" w:rsidDel="0629B794">
          <w:rPr>
            <w:lang w:val="en-GB"/>
          </w:rPr>
          <w:delText>C</w:delText>
        </w:r>
      </w:del>
      <w:r w:rsidRPr="0629B794" w:rsidR="0629B794">
        <w:rPr>
          <w:lang w:val="en-GB"/>
        </w:rPr>
        <w:t xml:space="preserve">ounty obtained an easement through the Moore property and opened the public boat ramp. </w:t>
      </w:r>
      <w:del w:author="Gary Smailes" w:date="2024-01-30T14:41:09.183Z" w:id="772151054">
        <w:r w:rsidRPr="0629B794" w:rsidDel="0629B794">
          <w:rPr>
            <w:lang w:val="en-GB"/>
          </w:rPr>
          <w:delText xml:space="preserve"> </w:delText>
        </w:r>
      </w:del>
      <w:r w:rsidRPr="0629B794" w:rsidR="0629B794">
        <w:rPr>
          <w:lang w:val="en-GB"/>
        </w:rPr>
        <w:t xml:space="preserve">After the ramp opened Hooker continued to rent his boats to those who </w:t>
      </w:r>
      <w:r w:rsidRPr="0629B794" w:rsidR="0629B794">
        <w:rPr>
          <w:lang w:val="en-GB"/>
        </w:rPr>
        <w:t>didn’t</w:t>
      </w:r>
      <w:r w:rsidRPr="0629B794" w:rsidR="0629B794">
        <w:rPr>
          <w:lang w:val="en-GB"/>
        </w:rPr>
        <w:t xml:space="preserve"> bring their own.</w:t>
      </w:r>
      <w:del w:author="Gary Smailes" w:date="2024-01-30T14:41:15.791Z" w:id="528271256">
        <w:r w:rsidRPr="0629B794" w:rsidDel="0629B794">
          <w:rPr>
            <w:lang w:val="en-GB"/>
          </w:rPr>
          <w:delText xml:space="preserve"> </w:delText>
        </w:r>
      </w:del>
      <w:r w:rsidRPr="0629B794" w:rsidR="0629B794">
        <w:rPr>
          <w:lang w:val="en-GB"/>
        </w:rPr>
        <w:t xml:space="preserve"> I would be surprised if his rate </w:t>
      </w:r>
      <w:r w:rsidRPr="0629B794" w:rsidR="0629B794">
        <w:rPr>
          <w:lang w:val="en-GB"/>
        </w:rPr>
        <w:t>was</w:t>
      </w:r>
      <w:r w:rsidRPr="0629B794" w:rsidR="0629B794">
        <w:rPr>
          <w:lang w:val="en-GB"/>
        </w:rPr>
        <w:t xml:space="preserve"> still only </w:t>
      </w:r>
      <w:del w:author="Gary Smailes" w:date="2024-01-30T14:41:18.289Z" w:id="973246481">
        <w:r w:rsidRPr="0629B794" w:rsidDel="0629B794">
          <w:rPr>
            <w:lang w:val="en-GB"/>
          </w:rPr>
          <w:delText xml:space="preserve">50 </w:delText>
        </w:r>
      </w:del>
      <w:ins w:author="Gary Smailes" w:date="2024-01-30T14:41:18.827Z" w:id="1613680455">
        <w:r w:rsidRPr="0629B794" w:rsidR="0629B794">
          <w:rPr>
            <w:lang w:val="en-GB"/>
          </w:rPr>
          <w:t>fifty</w:t>
        </w:r>
      </w:ins>
      <w:r w:rsidRPr="0629B794" w:rsidR="0629B794">
        <w:rPr>
          <w:lang w:val="en-GB"/>
        </w:rPr>
        <w:t>cents a day.</w:t>
      </w:r>
    </w:p>
    <w:p w:rsidR="009E672C" w:rsidP="0629B794" w:rsidRDefault="00FD7D8A" w14:paraId="242CBF6A" w14:textId="411EAD29">
      <w:pPr>
        <w:ind w:firstLine="720"/>
        <w:rPr>
          <w:lang w:val="en-GB"/>
        </w:rPr>
        <w:pPrChange w:author="Gary Smailes" w:date="2024-01-30T14:41:21.816Z">
          <w:pPr/>
        </w:pPrChange>
      </w:pPr>
      <w:r w:rsidRPr="0629B794" w:rsidR="0629B794">
        <w:rPr>
          <w:lang w:val="en-GB"/>
        </w:rPr>
        <w:t xml:space="preserve">The </w:t>
      </w:r>
      <w:r w:rsidRPr="0629B794" w:rsidR="0629B794">
        <w:rPr>
          <w:lang w:val="en-GB"/>
        </w:rPr>
        <w:t>MacDarby</w:t>
      </w:r>
      <w:r w:rsidRPr="0629B794" w:rsidR="0629B794">
        <w:rPr>
          <w:lang w:val="en-GB"/>
        </w:rPr>
        <w:t xml:space="preserve">-Moore homestead, and its 4.8 acres, were later </w:t>
      </w:r>
      <w:r w:rsidRPr="0629B794" w:rsidR="0629B794">
        <w:rPr>
          <w:lang w:val="en-GB"/>
        </w:rPr>
        <w:t>purchased</w:t>
      </w:r>
      <w:r w:rsidRPr="0629B794" w:rsidR="0629B794">
        <w:rPr>
          <w:lang w:val="en-GB"/>
        </w:rPr>
        <w:t xml:space="preserve"> by Virginia “Ginger” and George Van Zandt of Lee. George and Ginger lovingly converted the old farmhouse into a lakeside restaurant they called the G&amp;G Restaurant. </w:t>
      </w:r>
      <w:del w:author="Gary Smailes" w:date="2024-01-30T14:42:39.527Z" w:id="1452132941">
        <w:r w:rsidRPr="0629B794" w:rsidDel="0629B794">
          <w:rPr>
            <w:lang w:val="en-GB"/>
          </w:rPr>
          <w:delText xml:space="preserve"> </w:delText>
        </w:r>
      </w:del>
      <w:r w:rsidRPr="0629B794" w:rsidR="0629B794">
        <w:rPr>
          <w:lang w:val="en-GB"/>
        </w:rPr>
        <w:t xml:space="preserve">The G&amp;G opened in 1972 and </w:t>
      </w:r>
      <w:r w:rsidRPr="0629B794" w:rsidR="0629B794">
        <w:rPr>
          <w:lang w:val="en-GB"/>
        </w:rPr>
        <w:t>operated</w:t>
      </w:r>
      <w:r w:rsidRPr="0629B794" w:rsidR="0629B794">
        <w:rPr>
          <w:lang w:val="en-GB"/>
        </w:rPr>
        <w:t xml:space="preserve"> for about </w:t>
      </w:r>
      <w:del w:author="Gary Smailes" w:date="2024-01-30T14:42:51.737Z" w:id="1347298065">
        <w:r w:rsidRPr="0629B794" w:rsidDel="0629B794">
          <w:rPr>
            <w:lang w:val="en-GB"/>
          </w:rPr>
          <w:delText xml:space="preserve">10 </w:delText>
        </w:r>
      </w:del>
      <w:ins w:author="Gary Smailes" w:date="2024-01-30T14:42:53.05Z" w:id="1791799874">
        <w:r w:rsidRPr="0629B794" w:rsidR="0629B794">
          <w:rPr>
            <w:lang w:val="en-GB"/>
          </w:rPr>
          <w:t xml:space="preserve">ten </w:t>
        </w:r>
      </w:ins>
      <w:r w:rsidRPr="0629B794" w:rsidR="0629B794">
        <w:rPr>
          <w:lang w:val="en-GB"/>
        </w:rPr>
        <w:t xml:space="preserve">years with a simple menu. </w:t>
      </w:r>
      <w:del w:author="Gary Smailes" w:date="2024-01-30T14:42:55.474Z" w:id="195589235">
        <w:r w:rsidRPr="0629B794" w:rsidDel="0629B794">
          <w:rPr>
            <w:lang w:val="en-GB"/>
          </w:rPr>
          <w:delText xml:space="preserve"> </w:delText>
        </w:r>
      </w:del>
      <w:r w:rsidRPr="0629B794" w:rsidR="0629B794">
        <w:rPr>
          <w:lang w:val="en-GB"/>
        </w:rPr>
        <w:t xml:space="preserve">There was music and dancing on Wednesday nights. </w:t>
      </w:r>
      <w:del w:author="Gary Smailes" w:date="2024-01-30T14:42:59.315Z" w:id="1598779493">
        <w:r w:rsidRPr="0629B794" w:rsidDel="0629B794">
          <w:rPr>
            <w:lang w:val="en-GB"/>
          </w:rPr>
          <w:delText xml:space="preserve"> </w:delText>
        </w:r>
      </w:del>
      <w:r w:rsidRPr="0629B794" w:rsidR="0629B794">
        <w:rPr>
          <w:lang w:val="en-GB"/>
        </w:rPr>
        <w:t>I recall eating at the restaurant in the early 1970</w:t>
      </w:r>
      <w:del w:author="Gary Smailes" w:date="2024-01-30T14:43:03.038Z" w:id="2048763515">
        <w:r w:rsidRPr="0629B794" w:rsidDel="0629B794">
          <w:rPr>
            <w:lang w:val="en-GB"/>
          </w:rPr>
          <w:delText>’</w:delText>
        </w:r>
      </w:del>
      <w:r w:rsidRPr="0629B794" w:rsidR="0629B794">
        <w:rPr>
          <w:lang w:val="en-GB"/>
        </w:rPr>
        <w:t xml:space="preserve">s and found it quite cozy and delicious. We </w:t>
      </w:r>
      <w:r w:rsidRPr="0629B794" w:rsidR="0629B794">
        <w:rPr>
          <w:lang w:val="en-GB"/>
        </w:rPr>
        <w:t>didn’t</w:t>
      </w:r>
      <w:r w:rsidRPr="0629B794" w:rsidR="0629B794">
        <w:rPr>
          <w:lang w:val="en-GB"/>
        </w:rPr>
        <w:t xml:space="preserve"> dance</w:t>
      </w:r>
      <w:ins w:author="Gary Smailes" w:date="2024-01-30T14:43:07.518Z" w:id="373410010">
        <w:r w:rsidRPr="0629B794" w:rsidR="0629B794">
          <w:rPr>
            <w:lang w:val="en-GB"/>
          </w:rPr>
          <w:t>,</w:t>
        </w:r>
      </w:ins>
      <w:r w:rsidRPr="0629B794" w:rsidR="0629B794">
        <w:rPr>
          <w:lang w:val="en-GB"/>
        </w:rPr>
        <w:t xml:space="preserve"> so </w:t>
      </w:r>
      <w:r w:rsidRPr="0629B794" w:rsidR="0629B794">
        <w:rPr>
          <w:lang w:val="en-GB"/>
        </w:rPr>
        <w:t>I’m</w:t>
      </w:r>
      <w:r w:rsidRPr="0629B794" w:rsidR="0629B794">
        <w:rPr>
          <w:lang w:val="en-GB"/>
        </w:rPr>
        <w:t xml:space="preserve"> guessing it </w:t>
      </w:r>
      <w:r w:rsidRPr="0629B794" w:rsidR="0629B794">
        <w:rPr>
          <w:lang w:val="en-GB"/>
        </w:rPr>
        <w:t>wasn’t</w:t>
      </w:r>
      <w:r w:rsidRPr="0629B794" w:rsidR="0629B794">
        <w:rPr>
          <w:lang w:val="en-GB"/>
        </w:rPr>
        <w:t xml:space="preserve"> on a Wednesday.</w:t>
      </w:r>
    </w:p>
    <w:p w:rsidR="00CC2729" w:rsidP="0629B794" w:rsidRDefault="00950D19" w14:paraId="6F37AC7C" w14:textId="1F142E1E">
      <w:pPr>
        <w:ind w:firstLine="720"/>
        <w:rPr>
          <w:lang w:val="en-GB"/>
        </w:rPr>
        <w:pPrChange w:author="Gary Smailes" w:date="2024-01-30T14:43:10.399Z">
          <w:pPr/>
        </w:pPrChange>
      </w:pPr>
      <w:r w:rsidRPr="0629B794" w:rsidR="0629B794">
        <w:rPr>
          <w:lang w:val="en-GB"/>
        </w:rPr>
        <w:t xml:space="preserve">The </w:t>
      </w:r>
      <w:r w:rsidRPr="0629B794" w:rsidR="0629B794">
        <w:rPr>
          <w:lang w:val="en-GB"/>
        </w:rPr>
        <w:t>MacDarby</w:t>
      </w:r>
      <w:r w:rsidRPr="0629B794" w:rsidR="0629B794">
        <w:rPr>
          <w:lang w:val="en-GB"/>
        </w:rPr>
        <w:t xml:space="preserve"> homestead was </w:t>
      </w:r>
      <w:commentRangeStart w:id="1855327708"/>
      <w:r w:rsidRPr="0629B794" w:rsidR="0629B794">
        <w:rPr>
          <w:lang w:val="en-GB"/>
        </w:rPr>
        <w:t>subsequently</w:t>
      </w:r>
      <w:r w:rsidRPr="0629B794" w:rsidR="0629B794">
        <w:rPr>
          <w:lang w:val="en-GB"/>
        </w:rPr>
        <w:t xml:space="preserve"> demolished,</w:t>
      </w:r>
      <w:commentRangeEnd w:id="1855327708"/>
      <w:r>
        <w:rPr>
          <w:rStyle w:val="CommentReference"/>
        </w:rPr>
        <w:commentReference w:id="1855327708"/>
      </w:r>
      <w:r w:rsidRPr="0629B794" w:rsidR="0629B794">
        <w:rPr>
          <w:lang w:val="en-GB"/>
        </w:rPr>
        <w:t xml:space="preserve"> but the stories of the </w:t>
      </w:r>
      <w:r w:rsidRPr="0629B794" w:rsidR="0629B794">
        <w:rPr>
          <w:lang w:val="en-GB"/>
        </w:rPr>
        <w:t>MacDarby</w:t>
      </w:r>
      <w:r w:rsidRPr="0629B794" w:rsidR="0629B794">
        <w:rPr>
          <w:lang w:val="en-GB"/>
        </w:rPr>
        <w:t xml:space="preserve"> Farm, Hooker Moore, and the G&amp;G are still being told around Goose Pond dinner tables.</w:t>
      </w:r>
    </w:p>
    <w:p w:rsidR="004C1A4E" w:rsidP="00604BB2" w:rsidRDefault="00F85160" w14:paraId="3225D78F" w14:textId="78D9B77E">
      <w:pPr>
        <w:rPr>
          <w:lang w:val="en-GB"/>
        </w:rPr>
      </w:pPr>
      <w:r>
        <w:drawing>
          <wp:inline wp14:editId="40C843D3" wp14:anchorId="53615CD3">
            <wp:extent cx="4083050" cy="5378450"/>
            <wp:effectExtent l="0" t="0" r="0" b="0"/>
            <wp:docPr id="1677924104" name="Picture 14" descr="A newspaper article of a person and perso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61687905eea248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3050" cy="5378450"/>
                    </a:xfrm>
                    <a:prstGeom prst="rect">
                      <a:avLst/>
                    </a:prstGeom>
                  </pic:spPr>
                </pic:pic>
              </a:graphicData>
            </a:graphic>
          </wp:inline>
        </w:drawing>
      </w:r>
    </w:p>
    <w:p w:rsidR="00F85160" w:rsidP="00604BB2" w:rsidRDefault="00F85160" w14:paraId="43FEFF42" w14:textId="77777777">
      <w:pPr>
        <w:rPr>
          <w:lang w:val="en-GB"/>
        </w:rPr>
      </w:pPr>
    </w:p>
    <w:p w:rsidR="00F85160" w:rsidP="00604BB2" w:rsidRDefault="00F85160" w14:paraId="37F90EFB" w14:textId="3AB8D5D7">
      <w:pPr>
        <w:rPr>
          <w:lang w:val="en-GB"/>
        </w:rPr>
      </w:pPr>
      <w:r>
        <w:drawing>
          <wp:inline wp14:editId="3EA29018" wp14:anchorId="5FF067DA">
            <wp:extent cx="2781300" cy="4724398"/>
            <wp:effectExtent l="0" t="0" r="0" b="0"/>
            <wp:docPr id="1961480152" name="Picture 15" descr="A menu of a restaurant&#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55f1beda70454a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81300" cy="4724398"/>
                    </a:xfrm>
                    <a:prstGeom prst="rect">
                      <a:avLst/>
                    </a:prstGeom>
                  </pic:spPr>
                </pic:pic>
              </a:graphicData>
            </a:graphic>
          </wp:inline>
        </w:drawing>
      </w:r>
    </w:p>
    <w:sectPr w:rsidR="00F85160">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GS" w:author="Gary Smailes" w:date="2024-01-30T11:10:08" w:id="728209041">
    <w:p w:rsidR="0629B794" w:rsidRDefault="0629B794" w14:paraId="05F9ABC3" w14:textId="06C50F60">
      <w:pPr>
        <w:pStyle w:val="CommentText"/>
      </w:pPr>
      <w:r w:rsidR="0629B794">
        <w:rPr/>
        <w:t xml:space="preserve">This is an interesting fact but is it relevant to the story? I would be tempt to remove it. </w:t>
      </w:r>
      <w:r>
        <w:rPr>
          <w:rStyle w:val="CommentReference"/>
        </w:rPr>
        <w:annotationRef/>
      </w:r>
    </w:p>
  </w:comment>
  <w:comment w:initials="GS" w:author="Gary Smailes" w:date="2024-01-30T11:10:26" w:id="2063294176">
    <w:p w:rsidR="0629B794" w:rsidRDefault="0629B794" w14:paraId="2F07FCA4" w14:textId="1CB1D380">
      <w:pPr>
        <w:pStyle w:val="CommentText"/>
      </w:pPr>
      <w:r w:rsidR="0629B794">
        <w:rPr/>
        <w:t xml:space="preserve">This should be words not digits. </w:t>
      </w:r>
      <w:r>
        <w:rPr>
          <w:rStyle w:val="CommentReference"/>
        </w:rPr>
        <w:annotationRef/>
      </w:r>
    </w:p>
  </w:comment>
  <w:comment w:initials="GS" w:author="Gary Smailes" w:date="2024-01-30T11:18:34" w:id="1943427313">
    <w:p w:rsidR="0629B794" w:rsidRDefault="0629B794" w14:paraId="7A2E39E3" w14:textId="124534E6">
      <w:pPr>
        <w:pStyle w:val="CommentText"/>
      </w:pPr>
      <w:r w:rsidR="0629B794">
        <w:rPr/>
        <w:t xml:space="preserve">Add a description of what he can see. </w:t>
      </w:r>
      <w:r>
        <w:rPr>
          <w:rStyle w:val="CommentReference"/>
        </w:rPr>
        <w:annotationRef/>
      </w:r>
    </w:p>
    <w:p w:rsidR="0629B794" w:rsidRDefault="0629B794" w14:paraId="78B66A06" w14:textId="7E4FDAF7">
      <w:pPr>
        <w:pStyle w:val="CommentText"/>
      </w:pPr>
    </w:p>
    <w:p w:rsidR="0629B794" w:rsidRDefault="0629B794" w14:paraId="1038A8F2" w14:textId="77547407">
      <w:pPr>
        <w:pStyle w:val="CommentText"/>
      </w:pPr>
      <w:r w:rsidR="0629B794">
        <w:rPr/>
        <w:t xml:space="preserve">e.g. The pond, calm and clear, mirrors the pink and orange sky. The air smells fresh, with a hint of pine and water. Birds sing, filling the quiet with their music. A light breeze stirs the water, making small ripples. The trees around the pond look tall and strong in the growing light. </w:t>
      </w:r>
    </w:p>
  </w:comment>
  <w:comment w:initials="GS" w:author="Gary Smailes" w:date="2024-01-30T11:20:49" w:id="34777324">
    <w:p w:rsidR="0629B794" w:rsidRDefault="0629B794" w14:paraId="5AEBA76E" w14:textId="784A2CC0">
      <w:pPr>
        <w:pStyle w:val="CommentText"/>
      </w:pPr>
      <w:r w:rsidR="0629B794">
        <w:rPr/>
        <w:t xml:space="preserve">You are telling the reader the vantage point was nice, you are better to show with description. </w:t>
      </w:r>
      <w:r>
        <w:rPr>
          <w:rStyle w:val="CommentReference"/>
        </w:rPr>
        <w:annotationRef/>
      </w:r>
    </w:p>
  </w:comment>
  <w:comment w:initials="GS" w:author="Gary Smailes" w:date="2024-01-30T11:24:11" w:id="1989510884">
    <w:p w:rsidR="0629B794" w:rsidRDefault="0629B794" w14:paraId="31272904" w14:textId="236D8BE7">
      <w:pPr>
        <w:pStyle w:val="CommentText"/>
      </w:pPr>
      <w:r w:rsidR="0629B794">
        <w:rPr/>
        <w:t>Why of course?</w:t>
      </w:r>
      <w:r>
        <w:rPr>
          <w:rStyle w:val="CommentReference"/>
        </w:rPr>
        <w:annotationRef/>
      </w:r>
    </w:p>
  </w:comment>
  <w:comment w:initials="GS" w:author="Gary Smailes" w:date="2024-01-30T11:26:08" w:id="383033910">
    <w:p w:rsidR="0629B794" w:rsidRDefault="0629B794" w14:paraId="1819D7EA" w14:textId="0E977994">
      <w:pPr>
        <w:pStyle w:val="CommentText"/>
      </w:pPr>
      <w:r w:rsidR="0629B794">
        <w:rPr/>
        <w:t xml:space="preserve">This is another example of telling. Don't tell the reader he saw the smoke, describe 'the dark plume of dirty grey smoke snaking its way from the green trees, the acrid tang of smoke drifting to his nostrils'.  </w:t>
      </w:r>
      <w:r>
        <w:rPr>
          <w:rStyle w:val="CommentReference"/>
        </w:rPr>
        <w:annotationRef/>
      </w:r>
    </w:p>
  </w:comment>
  <w:comment w:initials="GS" w:author="Gary Smailes" w:date="2024-01-30T11:31:15" w:id="1171819664">
    <w:p w:rsidR="0629B794" w:rsidRDefault="0629B794" w14:paraId="4B086374" w14:textId="1ACE9441">
      <w:pPr>
        <w:pStyle w:val="CommentText"/>
      </w:pPr>
      <w:r w:rsidR="0629B794">
        <w:rPr/>
        <w:t xml:space="preserve">This might work as a foot note, especially if you have more information. </w:t>
      </w:r>
      <w:r>
        <w:rPr>
          <w:rStyle w:val="CommentReference"/>
        </w:rPr>
        <w:annotationRef/>
      </w:r>
    </w:p>
  </w:comment>
  <w:comment w:initials="GS" w:author="Gary Smailes" w:date="2024-01-30T11:33:15" w:id="1882832377">
    <w:p w:rsidR="0629B794" w:rsidRDefault="0629B794" w14:paraId="353128D3" w14:textId="7304326C">
      <w:pPr>
        <w:pStyle w:val="CommentText"/>
      </w:pPr>
      <w:r w:rsidR="0629B794">
        <w:rPr/>
        <w:t xml:space="preserve">This now seems out of place here. </w:t>
      </w:r>
      <w:r>
        <w:rPr>
          <w:rStyle w:val="CommentReference"/>
        </w:rPr>
        <w:annotationRef/>
      </w:r>
    </w:p>
  </w:comment>
  <w:comment w:initials="GS" w:author="Gary Smailes" w:date="2024-01-30T13:16:28" w:id="1398943721">
    <w:p w:rsidR="0629B794" w:rsidRDefault="0629B794" w14:paraId="21060C2D" w14:textId="74A589EF">
      <w:pPr>
        <w:pStyle w:val="CommentText"/>
      </w:pPr>
      <w:r w:rsidR="0629B794">
        <w:rPr/>
        <w:t>Who is the 'they' here?</w:t>
      </w:r>
      <w:r>
        <w:rPr>
          <w:rStyle w:val="CommentReference"/>
        </w:rPr>
        <w:annotationRef/>
      </w:r>
    </w:p>
  </w:comment>
  <w:comment w:initials="GS" w:author="Gary Smailes" w:date="2024-01-30T13:29:24" w:id="666878248">
    <w:p w:rsidR="0629B794" w:rsidRDefault="0629B794" w14:paraId="0F528238" w14:textId="1CC73104">
      <w:pPr>
        <w:pStyle w:val="CommentText"/>
      </w:pPr>
      <w:r w:rsidR="0629B794">
        <w:rPr/>
        <w:t xml:space="preserve">Do you know if it was common for vehicles to drive on the ice? </w:t>
      </w:r>
      <w:r>
        <w:rPr>
          <w:rStyle w:val="CommentReference"/>
        </w:rPr>
        <w:annotationRef/>
      </w:r>
    </w:p>
  </w:comment>
  <w:comment w:initials="GS" w:author="Gary Smailes" w:date="2024-01-30T14:43:26" w:id="451420666">
    <w:p w:rsidR="0629B794" w:rsidRDefault="0629B794" w14:paraId="28449F76" w14:textId="52D26337">
      <w:pPr>
        <w:pStyle w:val="CommentText"/>
      </w:pPr>
      <w:r w:rsidR="0629B794">
        <w:rPr/>
        <w:t xml:space="preserve">Content missing. </w:t>
      </w:r>
      <w:r>
        <w:rPr>
          <w:rStyle w:val="CommentReference"/>
        </w:rPr>
        <w:annotationRef/>
      </w:r>
    </w:p>
  </w:comment>
  <w:comment w:initials="GS" w:author="Gary Smailes" w:date="2024-01-30T14:43:37" w:id="1855327708">
    <w:p w:rsidR="0629B794" w:rsidRDefault="0629B794" w14:paraId="51E6A2E0" w14:textId="200FBFB7">
      <w:pPr>
        <w:pStyle w:val="CommentText"/>
      </w:pPr>
      <w:r w:rsidR="0629B794">
        <w:rPr/>
        <w:t>why?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5F9ABC3"/>
  <w15:commentEx w15:done="0" w15:paraId="2F07FCA4"/>
  <w15:commentEx w15:done="0" w15:paraId="1038A8F2"/>
  <w15:commentEx w15:done="0" w15:paraId="5AEBA76E"/>
  <w15:commentEx w15:done="0" w15:paraId="31272904"/>
  <w15:commentEx w15:done="0" w15:paraId="1819D7EA"/>
  <w15:commentEx w15:done="0" w15:paraId="4B086374"/>
  <w15:commentEx w15:done="0" w15:paraId="353128D3"/>
  <w15:commentEx w15:done="0" w15:paraId="21060C2D"/>
  <w15:commentEx w15:done="0" w15:paraId="0F528238"/>
  <w15:commentEx w15:done="0" w15:paraId="28449F76"/>
  <w15:commentEx w15:done="0" w15:paraId="51E6A2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40F850B" w16cex:dateUtc="2024-01-30T11:10:08.635Z"/>
  <w16cex:commentExtensible w16cex:durableId="5B86B5A9" w16cex:dateUtc="2024-01-30T11:10:26.368Z"/>
  <w16cex:commentExtensible w16cex:durableId="75D070FA" w16cex:dateUtc="2024-01-30T11:18:34.837Z"/>
  <w16cex:commentExtensible w16cex:durableId="46D19647" w16cex:dateUtc="2024-01-30T11:20:49.872Z"/>
  <w16cex:commentExtensible w16cex:durableId="36250DAE" w16cex:dateUtc="2024-01-30T11:24:11.834Z"/>
  <w16cex:commentExtensible w16cex:durableId="1340600A" w16cex:dateUtc="2024-01-30T11:26:08.245Z"/>
  <w16cex:commentExtensible w16cex:durableId="48AD06F3" w16cex:dateUtc="2024-01-30T11:31:15.816Z"/>
  <w16cex:commentExtensible w16cex:durableId="2176DC45" w16cex:dateUtc="2024-01-30T11:33:15.223Z"/>
  <w16cex:commentExtensible w16cex:durableId="065FA0CA" w16cex:dateUtc="2024-01-30T13:16:28.77Z"/>
  <w16cex:commentExtensible w16cex:durableId="23394DDE" w16cex:dateUtc="2024-01-30T13:29:24.657Z"/>
  <w16cex:commentExtensible w16cex:durableId="40282B48" w16cex:dateUtc="2024-01-30T14:43:26.947Z"/>
  <w16cex:commentExtensible w16cex:durableId="19A5C332" w16cex:dateUtc="2024-01-30T14:43:37.885Z"/>
</w16cex:commentsExtensible>
</file>

<file path=word/commentsIds.xml><?xml version="1.0" encoding="utf-8"?>
<w16cid:commentsIds xmlns:mc="http://schemas.openxmlformats.org/markup-compatibility/2006" xmlns:w16cid="http://schemas.microsoft.com/office/word/2016/wordml/cid" mc:Ignorable="w16cid">
  <w16cid:commentId w16cid:paraId="05F9ABC3" w16cid:durableId="040F850B"/>
  <w16cid:commentId w16cid:paraId="2F07FCA4" w16cid:durableId="5B86B5A9"/>
  <w16cid:commentId w16cid:paraId="1038A8F2" w16cid:durableId="75D070FA"/>
  <w16cid:commentId w16cid:paraId="5AEBA76E" w16cid:durableId="46D19647"/>
  <w16cid:commentId w16cid:paraId="31272904" w16cid:durableId="36250DAE"/>
  <w16cid:commentId w16cid:paraId="1819D7EA" w16cid:durableId="1340600A"/>
  <w16cid:commentId w16cid:paraId="4B086374" w16cid:durableId="48AD06F3"/>
  <w16cid:commentId w16cid:paraId="353128D3" w16cid:durableId="2176DC45"/>
  <w16cid:commentId w16cid:paraId="21060C2D" w16cid:durableId="065FA0CA"/>
  <w16cid:commentId w16cid:paraId="0F528238" w16cid:durableId="23394DDE"/>
  <w16cid:commentId w16cid:paraId="28449F76" w16cid:durableId="40282B48"/>
  <w16cid:commentId w16cid:paraId="51E6A2E0" w16cid:durableId="19A5C3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mc="http://schemas.openxmlformats.org/markup-compatibility/2006" xmlns:w15="http://schemas.microsoft.com/office/word/2012/wordml" mc:Ignorable="w15">
  <w15:person w15:author="Gary Smailes">
    <w15:presenceInfo w15:providerId="Windows Live" w15:userId="9af6953e9a366c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B2"/>
    <w:rsid w:val="00000CE0"/>
    <w:rsid w:val="00005FEA"/>
    <w:rsid w:val="0001171E"/>
    <w:rsid w:val="00023620"/>
    <w:rsid w:val="000419BD"/>
    <w:rsid w:val="000442B0"/>
    <w:rsid w:val="00047E4E"/>
    <w:rsid w:val="000516C0"/>
    <w:rsid w:val="000530B5"/>
    <w:rsid w:val="0006691B"/>
    <w:rsid w:val="0007115D"/>
    <w:rsid w:val="00071AE8"/>
    <w:rsid w:val="00075916"/>
    <w:rsid w:val="00081E23"/>
    <w:rsid w:val="00096473"/>
    <w:rsid w:val="000A7417"/>
    <w:rsid w:val="000B29B3"/>
    <w:rsid w:val="000B6814"/>
    <w:rsid w:val="000C2F16"/>
    <w:rsid w:val="000C4F47"/>
    <w:rsid w:val="000D3F9B"/>
    <w:rsid w:val="000D607A"/>
    <w:rsid w:val="000E04BE"/>
    <w:rsid w:val="000F6472"/>
    <w:rsid w:val="001118E4"/>
    <w:rsid w:val="00111EED"/>
    <w:rsid w:val="00112CD2"/>
    <w:rsid w:val="0011338A"/>
    <w:rsid w:val="00124936"/>
    <w:rsid w:val="00130568"/>
    <w:rsid w:val="00130E6A"/>
    <w:rsid w:val="001353BD"/>
    <w:rsid w:val="0013592B"/>
    <w:rsid w:val="00135BA5"/>
    <w:rsid w:val="00140923"/>
    <w:rsid w:val="0014242C"/>
    <w:rsid w:val="00143629"/>
    <w:rsid w:val="0014686E"/>
    <w:rsid w:val="00152BFC"/>
    <w:rsid w:val="0016031D"/>
    <w:rsid w:val="001762E8"/>
    <w:rsid w:val="001836AD"/>
    <w:rsid w:val="0018379B"/>
    <w:rsid w:val="00184DB5"/>
    <w:rsid w:val="00184F63"/>
    <w:rsid w:val="001865D5"/>
    <w:rsid w:val="001944A1"/>
    <w:rsid w:val="001A50AE"/>
    <w:rsid w:val="001B70B3"/>
    <w:rsid w:val="001C540A"/>
    <w:rsid w:val="001C5AC2"/>
    <w:rsid w:val="001C5CE8"/>
    <w:rsid w:val="001C6112"/>
    <w:rsid w:val="001C703D"/>
    <w:rsid w:val="001C71F6"/>
    <w:rsid w:val="001D3916"/>
    <w:rsid w:val="001E158A"/>
    <w:rsid w:val="001E3195"/>
    <w:rsid w:val="001F00B0"/>
    <w:rsid w:val="001F46F8"/>
    <w:rsid w:val="001F5918"/>
    <w:rsid w:val="00215D5C"/>
    <w:rsid w:val="00215E39"/>
    <w:rsid w:val="00223288"/>
    <w:rsid w:val="00223C98"/>
    <w:rsid w:val="0022499A"/>
    <w:rsid w:val="00224EB6"/>
    <w:rsid w:val="00227C5C"/>
    <w:rsid w:val="00230BDF"/>
    <w:rsid w:val="00231E76"/>
    <w:rsid w:val="00233D7A"/>
    <w:rsid w:val="002347FD"/>
    <w:rsid w:val="002351F9"/>
    <w:rsid w:val="00241B8F"/>
    <w:rsid w:val="00242EF6"/>
    <w:rsid w:val="00245352"/>
    <w:rsid w:val="0024707F"/>
    <w:rsid w:val="0026318D"/>
    <w:rsid w:val="00263F16"/>
    <w:rsid w:val="002661DE"/>
    <w:rsid w:val="00276DF2"/>
    <w:rsid w:val="00277612"/>
    <w:rsid w:val="00280381"/>
    <w:rsid w:val="00283359"/>
    <w:rsid w:val="00292D88"/>
    <w:rsid w:val="002973B5"/>
    <w:rsid w:val="002A6665"/>
    <w:rsid w:val="002A66E3"/>
    <w:rsid w:val="002B0521"/>
    <w:rsid w:val="002B1621"/>
    <w:rsid w:val="002B56F5"/>
    <w:rsid w:val="002C0F7A"/>
    <w:rsid w:val="002D2FF3"/>
    <w:rsid w:val="002E7400"/>
    <w:rsid w:val="002F2686"/>
    <w:rsid w:val="00302780"/>
    <w:rsid w:val="00316449"/>
    <w:rsid w:val="003167FB"/>
    <w:rsid w:val="0032094D"/>
    <w:rsid w:val="0032149B"/>
    <w:rsid w:val="003222D1"/>
    <w:rsid w:val="003254AD"/>
    <w:rsid w:val="00332690"/>
    <w:rsid w:val="00340B4A"/>
    <w:rsid w:val="003418C1"/>
    <w:rsid w:val="003418EF"/>
    <w:rsid w:val="00341B63"/>
    <w:rsid w:val="00347DFE"/>
    <w:rsid w:val="00351478"/>
    <w:rsid w:val="0035278D"/>
    <w:rsid w:val="00354F57"/>
    <w:rsid w:val="00355BB1"/>
    <w:rsid w:val="00356401"/>
    <w:rsid w:val="0035796D"/>
    <w:rsid w:val="00367737"/>
    <w:rsid w:val="00372C28"/>
    <w:rsid w:val="00375D71"/>
    <w:rsid w:val="0037627C"/>
    <w:rsid w:val="00397A72"/>
    <w:rsid w:val="003A3C29"/>
    <w:rsid w:val="003A6A72"/>
    <w:rsid w:val="003B0423"/>
    <w:rsid w:val="003B3C07"/>
    <w:rsid w:val="003B594B"/>
    <w:rsid w:val="003C370F"/>
    <w:rsid w:val="003D1342"/>
    <w:rsid w:val="003D1B04"/>
    <w:rsid w:val="003D3C6C"/>
    <w:rsid w:val="003D4E6D"/>
    <w:rsid w:val="003E3846"/>
    <w:rsid w:val="003E3D27"/>
    <w:rsid w:val="003F3943"/>
    <w:rsid w:val="004009B0"/>
    <w:rsid w:val="00416B2D"/>
    <w:rsid w:val="00417AA5"/>
    <w:rsid w:val="004218CA"/>
    <w:rsid w:val="0042571A"/>
    <w:rsid w:val="00426E19"/>
    <w:rsid w:val="004304D6"/>
    <w:rsid w:val="00440B25"/>
    <w:rsid w:val="00443AEB"/>
    <w:rsid w:val="0044629F"/>
    <w:rsid w:val="004475D1"/>
    <w:rsid w:val="0046490F"/>
    <w:rsid w:val="004719B1"/>
    <w:rsid w:val="0049289B"/>
    <w:rsid w:val="004A0056"/>
    <w:rsid w:val="004A3880"/>
    <w:rsid w:val="004A4ED6"/>
    <w:rsid w:val="004A6FA5"/>
    <w:rsid w:val="004B159A"/>
    <w:rsid w:val="004B285C"/>
    <w:rsid w:val="004C1A4E"/>
    <w:rsid w:val="004C2AD8"/>
    <w:rsid w:val="004C478D"/>
    <w:rsid w:val="004C4A85"/>
    <w:rsid w:val="004D099F"/>
    <w:rsid w:val="004D55D3"/>
    <w:rsid w:val="004D6886"/>
    <w:rsid w:val="004D7251"/>
    <w:rsid w:val="004E2C09"/>
    <w:rsid w:val="004E41F5"/>
    <w:rsid w:val="004E49C4"/>
    <w:rsid w:val="004E6EC2"/>
    <w:rsid w:val="00501B18"/>
    <w:rsid w:val="00506094"/>
    <w:rsid w:val="00507D14"/>
    <w:rsid w:val="00516C9A"/>
    <w:rsid w:val="00521F36"/>
    <w:rsid w:val="005268C5"/>
    <w:rsid w:val="00527F28"/>
    <w:rsid w:val="00533387"/>
    <w:rsid w:val="00573DAD"/>
    <w:rsid w:val="005A10B6"/>
    <w:rsid w:val="005A1A19"/>
    <w:rsid w:val="005A7F91"/>
    <w:rsid w:val="005B1493"/>
    <w:rsid w:val="005C565C"/>
    <w:rsid w:val="005D6ADD"/>
    <w:rsid w:val="005D7CBD"/>
    <w:rsid w:val="005E5543"/>
    <w:rsid w:val="005F1444"/>
    <w:rsid w:val="005F21A1"/>
    <w:rsid w:val="005F761E"/>
    <w:rsid w:val="0060047D"/>
    <w:rsid w:val="00604B44"/>
    <w:rsid w:val="00604BB2"/>
    <w:rsid w:val="00606711"/>
    <w:rsid w:val="0061493E"/>
    <w:rsid w:val="00623B6D"/>
    <w:rsid w:val="00627AC7"/>
    <w:rsid w:val="00635A7B"/>
    <w:rsid w:val="00652068"/>
    <w:rsid w:val="006657C0"/>
    <w:rsid w:val="00665976"/>
    <w:rsid w:val="00671BF7"/>
    <w:rsid w:val="00676893"/>
    <w:rsid w:val="00682D36"/>
    <w:rsid w:val="0068354E"/>
    <w:rsid w:val="00685471"/>
    <w:rsid w:val="00697335"/>
    <w:rsid w:val="00697C15"/>
    <w:rsid w:val="006B3424"/>
    <w:rsid w:val="006B516A"/>
    <w:rsid w:val="006B6D44"/>
    <w:rsid w:val="006C0A5D"/>
    <w:rsid w:val="006C49F1"/>
    <w:rsid w:val="006C5E1F"/>
    <w:rsid w:val="006C60EB"/>
    <w:rsid w:val="006C7638"/>
    <w:rsid w:val="006C7F79"/>
    <w:rsid w:val="006D6AF3"/>
    <w:rsid w:val="006E1844"/>
    <w:rsid w:val="006E1C5E"/>
    <w:rsid w:val="006E3448"/>
    <w:rsid w:val="006E3646"/>
    <w:rsid w:val="0071029E"/>
    <w:rsid w:val="00713AA8"/>
    <w:rsid w:val="00723376"/>
    <w:rsid w:val="007238C5"/>
    <w:rsid w:val="0073262F"/>
    <w:rsid w:val="00737F33"/>
    <w:rsid w:val="007415D3"/>
    <w:rsid w:val="00746481"/>
    <w:rsid w:val="007479B6"/>
    <w:rsid w:val="007525DC"/>
    <w:rsid w:val="00755B9D"/>
    <w:rsid w:val="0077246C"/>
    <w:rsid w:val="007730AA"/>
    <w:rsid w:val="0077397F"/>
    <w:rsid w:val="007778A7"/>
    <w:rsid w:val="00782AEB"/>
    <w:rsid w:val="00783681"/>
    <w:rsid w:val="00784727"/>
    <w:rsid w:val="00786539"/>
    <w:rsid w:val="00790025"/>
    <w:rsid w:val="00791A88"/>
    <w:rsid w:val="007A3041"/>
    <w:rsid w:val="007A335C"/>
    <w:rsid w:val="007B2397"/>
    <w:rsid w:val="007B715F"/>
    <w:rsid w:val="007C17E7"/>
    <w:rsid w:val="007C5A66"/>
    <w:rsid w:val="007C5A6C"/>
    <w:rsid w:val="007D22D5"/>
    <w:rsid w:val="007D2308"/>
    <w:rsid w:val="007D4F03"/>
    <w:rsid w:val="007E2B71"/>
    <w:rsid w:val="007F220F"/>
    <w:rsid w:val="007F6AF9"/>
    <w:rsid w:val="008052CB"/>
    <w:rsid w:val="0081245F"/>
    <w:rsid w:val="008147CF"/>
    <w:rsid w:val="008203FE"/>
    <w:rsid w:val="00835D3E"/>
    <w:rsid w:val="00842779"/>
    <w:rsid w:val="00842988"/>
    <w:rsid w:val="00842A8D"/>
    <w:rsid w:val="008534A2"/>
    <w:rsid w:val="00856729"/>
    <w:rsid w:val="00874F05"/>
    <w:rsid w:val="00874F7A"/>
    <w:rsid w:val="008770EF"/>
    <w:rsid w:val="00885E8E"/>
    <w:rsid w:val="008A5F57"/>
    <w:rsid w:val="008A5FDB"/>
    <w:rsid w:val="008A7032"/>
    <w:rsid w:val="008B041E"/>
    <w:rsid w:val="008B071A"/>
    <w:rsid w:val="008B10FC"/>
    <w:rsid w:val="008B50CA"/>
    <w:rsid w:val="008B5B47"/>
    <w:rsid w:val="008C032F"/>
    <w:rsid w:val="008D1D11"/>
    <w:rsid w:val="008D3CDF"/>
    <w:rsid w:val="008D5037"/>
    <w:rsid w:val="008E39EC"/>
    <w:rsid w:val="008E407F"/>
    <w:rsid w:val="008E72E4"/>
    <w:rsid w:val="008F5F67"/>
    <w:rsid w:val="00903364"/>
    <w:rsid w:val="009127FF"/>
    <w:rsid w:val="00913290"/>
    <w:rsid w:val="00915E35"/>
    <w:rsid w:val="00917860"/>
    <w:rsid w:val="00923AFA"/>
    <w:rsid w:val="00931886"/>
    <w:rsid w:val="00934941"/>
    <w:rsid w:val="00935604"/>
    <w:rsid w:val="00940FC9"/>
    <w:rsid w:val="00941A37"/>
    <w:rsid w:val="00945467"/>
    <w:rsid w:val="009454A5"/>
    <w:rsid w:val="00945CFC"/>
    <w:rsid w:val="00947885"/>
    <w:rsid w:val="00950D19"/>
    <w:rsid w:val="00954202"/>
    <w:rsid w:val="00964D4E"/>
    <w:rsid w:val="00971BD7"/>
    <w:rsid w:val="00976087"/>
    <w:rsid w:val="00976534"/>
    <w:rsid w:val="00983CF0"/>
    <w:rsid w:val="0098541C"/>
    <w:rsid w:val="009870DC"/>
    <w:rsid w:val="00987E9B"/>
    <w:rsid w:val="0099564A"/>
    <w:rsid w:val="009B2081"/>
    <w:rsid w:val="009B5980"/>
    <w:rsid w:val="009B7B7D"/>
    <w:rsid w:val="009C5921"/>
    <w:rsid w:val="009C659B"/>
    <w:rsid w:val="009C758D"/>
    <w:rsid w:val="009D0C12"/>
    <w:rsid w:val="009D664F"/>
    <w:rsid w:val="009D67EA"/>
    <w:rsid w:val="009E672C"/>
    <w:rsid w:val="009F1C37"/>
    <w:rsid w:val="009F1F04"/>
    <w:rsid w:val="00A03FF0"/>
    <w:rsid w:val="00A04986"/>
    <w:rsid w:val="00A14F81"/>
    <w:rsid w:val="00A2749E"/>
    <w:rsid w:val="00A369C2"/>
    <w:rsid w:val="00A43FA9"/>
    <w:rsid w:val="00A5066E"/>
    <w:rsid w:val="00A6275D"/>
    <w:rsid w:val="00A6503B"/>
    <w:rsid w:val="00A76206"/>
    <w:rsid w:val="00A766A2"/>
    <w:rsid w:val="00A854A8"/>
    <w:rsid w:val="00A90997"/>
    <w:rsid w:val="00A91181"/>
    <w:rsid w:val="00A94176"/>
    <w:rsid w:val="00AA0A6E"/>
    <w:rsid w:val="00AB7C6F"/>
    <w:rsid w:val="00AC3580"/>
    <w:rsid w:val="00AD75A4"/>
    <w:rsid w:val="00AD7A56"/>
    <w:rsid w:val="00AE0A2F"/>
    <w:rsid w:val="00AE2079"/>
    <w:rsid w:val="00AE36D6"/>
    <w:rsid w:val="00AF3193"/>
    <w:rsid w:val="00B02DD0"/>
    <w:rsid w:val="00B057C3"/>
    <w:rsid w:val="00B05BAC"/>
    <w:rsid w:val="00B07E51"/>
    <w:rsid w:val="00B17C12"/>
    <w:rsid w:val="00B22718"/>
    <w:rsid w:val="00B2455C"/>
    <w:rsid w:val="00B268A0"/>
    <w:rsid w:val="00B26980"/>
    <w:rsid w:val="00B4066D"/>
    <w:rsid w:val="00B4073D"/>
    <w:rsid w:val="00B54AB4"/>
    <w:rsid w:val="00B55106"/>
    <w:rsid w:val="00B646C2"/>
    <w:rsid w:val="00B721A1"/>
    <w:rsid w:val="00B7298D"/>
    <w:rsid w:val="00B75101"/>
    <w:rsid w:val="00B7569C"/>
    <w:rsid w:val="00B81A32"/>
    <w:rsid w:val="00B851BD"/>
    <w:rsid w:val="00B870B9"/>
    <w:rsid w:val="00B93089"/>
    <w:rsid w:val="00B95300"/>
    <w:rsid w:val="00B9776B"/>
    <w:rsid w:val="00BA051E"/>
    <w:rsid w:val="00BA535B"/>
    <w:rsid w:val="00BB1F41"/>
    <w:rsid w:val="00BB32CC"/>
    <w:rsid w:val="00BB3BAA"/>
    <w:rsid w:val="00BB60E9"/>
    <w:rsid w:val="00BB6DAE"/>
    <w:rsid w:val="00BC072B"/>
    <w:rsid w:val="00BC09ED"/>
    <w:rsid w:val="00BC0F2B"/>
    <w:rsid w:val="00BC27CC"/>
    <w:rsid w:val="00BC55EB"/>
    <w:rsid w:val="00BC6262"/>
    <w:rsid w:val="00BD09B2"/>
    <w:rsid w:val="00BE41AE"/>
    <w:rsid w:val="00BF1056"/>
    <w:rsid w:val="00BF6F87"/>
    <w:rsid w:val="00C002EA"/>
    <w:rsid w:val="00C0195C"/>
    <w:rsid w:val="00C01C35"/>
    <w:rsid w:val="00C023F1"/>
    <w:rsid w:val="00C0753F"/>
    <w:rsid w:val="00C15A8F"/>
    <w:rsid w:val="00C1687B"/>
    <w:rsid w:val="00C20E6F"/>
    <w:rsid w:val="00C25156"/>
    <w:rsid w:val="00C27A9C"/>
    <w:rsid w:val="00C357B5"/>
    <w:rsid w:val="00C60201"/>
    <w:rsid w:val="00C61BE0"/>
    <w:rsid w:val="00C665BB"/>
    <w:rsid w:val="00C70D4D"/>
    <w:rsid w:val="00C84175"/>
    <w:rsid w:val="00C90C32"/>
    <w:rsid w:val="00C91E8F"/>
    <w:rsid w:val="00C92A35"/>
    <w:rsid w:val="00C960F9"/>
    <w:rsid w:val="00CB2455"/>
    <w:rsid w:val="00CB26FD"/>
    <w:rsid w:val="00CC2729"/>
    <w:rsid w:val="00CC2832"/>
    <w:rsid w:val="00CC4D85"/>
    <w:rsid w:val="00CC6363"/>
    <w:rsid w:val="00CC70BE"/>
    <w:rsid w:val="00CD7C33"/>
    <w:rsid w:val="00CE41CD"/>
    <w:rsid w:val="00CE6D3B"/>
    <w:rsid w:val="00CE7CD3"/>
    <w:rsid w:val="00CF154F"/>
    <w:rsid w:val="00D00F98"/>
    <w:rsid w:val="00D01EE0"/>
    <w:rsid w:val="00D021E3"/>
    <w:rsid w:val="00D045D5"/>
    <w:rsid w:val="00D0769E"/>
    <w:rsid w:val="00D111BC"/>
    <w:rsid w:val="00D11ACE"/>
    <w:rsid w:val="00D12E73"/>
    <w:rsid w:val="00D27001"/>
    <w:rsid w:val="00D35076"/>
    <w:rsid w:val="00D52EE2"/>
    <w:rsid w:val="00D565A1"/>
    <w:rsid w:val="00D56D47"/>
    <w:rsid w:val="00D574BD"/>
    <w:rsid w:val="00D67D21"/>
    <w:rsid w:val="00D72E5A"/>
    <w:rsid w:val="00D838F4"/>
    <w:rsid w:val="00D9794F"/>
    <w:rsid w:val="00DA022B"/>
    <w:rsid w:val="00DA03D3"/>
    <w:rsid w:val="00DC5E59"/>
    <w:rsid w:val="00DD21C8"/>
    <w:rsid w:val="00DE05E9"/>
    <w:rsid w:val="00DE110D"/>
    <w:rsid w:val="00DE7518"/>
    <w:rsid w:val="00DE7D36"/>
    <w:rsid w:val="00DF48BE"/>
    <w:rsid w:val="00E0257F"/>
    <w:rsid w:val="00E03474"/>
    <w:rsid w:val="00E052D0"/>
    <w:rsid w:val="00E1155D"/>
    <w:rsid w:val="00E14BCF"/>
    <w:rsid w:val="00E222AD"/>
    <w:rsid w:val="00E278BE"/>
    <w:rsid w:val="00E33BE4"/>
    <w:rsid w:val="00E42116"/>
    <w:rsid w:val="00E4363D"/>
    <w:rsid w:val="00E443F4"/>
    <w:rsid w:val="00E46F54"/>
    <w:rsid w:val="00E55FEC"/>
    <w:rsid w:val="00E5791E"/>
    <w:rsid w:val="00E5795C"/>
    <w:rsid w:val="00E62DEE"/>
    <w:rsid w:val="00E6700F"/>
    <w:rsid w:val="00E709BB"/>
    <w:rsid w:val="00E71A18"/>
    <w:rsid w:val="00E73C13"/>
    <w:rsid w:val="00E77733"/>
    <w:rsid w:val="00E800CA"/>
    <w:rsid w:val="00E8093B"/>
    <w:rsid w:val="00E96D50"/>
    <w:rsid w:val="00EB02F7"/>
    <w:rsid w:val="00EB50EC"/>
    <w:rsid w:val="00EC2A92"/>
    <w:rsid w:val="00ED0540"/>
    <w:rsid w:val="00ED236C"/>
    <w:rsid w:val="00EE3FF0"/>
    <w:rsid w:val="00EF26DE"/>
    <w:rsid w:val="00F0729F"/>
    <w:rsid w:val="00F1091A"/>
    <w:rsid w:val="00F14413"/>
    <w:rsid w:val="00F1620D"/>
    <w:rsid w:val="00F22E6E"/>
    <w:rsid w:val="00F24B6F"/>
    <w:rsid w:val="00F25BD1"/>
    <w:rsid w:val="00F3378D"/>
    <w:rsid w:val="00F33E00"/>
    <w:rsid w:val="00F3517F"/>
    <w:rsid w:val="00F367C3"/>
    <w:rsid w:val="00F37059"/>
    <w:rsid w:val="00F41A67"/>
    <w:rsid w:val="00F542DB"/>
    <w:rsid w:val="00F57DBC"/>
    <w:rsid w:val="00F62459"/>
    <w:rsid w:val="00F62C82"/>
    <w:rsid w:val="00F67FDF"/>
    <w:rsid w:val="00F74D06"/>
    <w:rsid w:val="00F76962"/>
    <w:rsid w:val="00F805B8"/>
    <w:rsid w:val="00F85116"/>
    <w:rsid w:val="00F85160"/>
    <w:rsid w:val="00F919F9"/>
    <w:rsid w:val="00F9304E"/>
    <w:rsid w:val="00F93BA9"/>
    <w:rsid w:val="00FA7C05"/>
    <w:rsid w:val="00FB28F3"/>
    <w:rsid w:val="00FB75FD"/>
    <w:rsid w:val="00FC5132"/>
    <w:rsid w:val="00FC54DF"/>
    <w:rsid w:val="00FC6A24"/>
    <w:rsid w:val="00FD0034"/>
    <w:rsid w:val="00FD0107"/>
    <w:rsid w:val="00FD292E"/>
    <w:rsid w:val="00FD7D8A"/>
    <w:rsid w:val="00FE4C41"/>
    <w:rsid w:val="00FF050B"/>
    <w:rsid w:val="00FF1ADC"/>
    <w:rsid w:val="00FF71A6"/>
    <w:rsid w:val="00FF762A"/>
    <w:rsid w:val="0629B794"/>
    <w:rsid w:val="467EC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BCAC"/>
  <w15:chartTrackingRefBased/>
  <w15:docId w15:val="{A9E5DC91-5E8B-40A3-A206-A7DEFABA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comments" Target="comments.xml" Id="Rb435ff7784b640e8" /><Relationship Type="http://schemas.microsoft.com/office/2011/relationships/people" Target="people.xml" Id="Rf9a3fd55fcbf47fe" /><Relationship Type="http://schemas.microsoft.com/office/2011/relationships/commentsExtended" Target="commentsExtended.xml" Id="R5e29eb74918244ab" /><Relationship Type="http://schemas.microsoft.com/office/2016/09/relationships/commentsIds" Target="commentsIds.xml" Id="R9d3f7fe586174bfd" /><Relationship Type="http://schemas.microsoft.com/office/2018/08/relationships/commentsExtensible" Target="commentsExtensible.xml" Id="R6737a6b96fc64d15" /><Relationship Type="http://schemas.openxmlformats.org/officeDocument/2006/relationships/image" Target="/media/imaged.jpg" Id="R5e735580ac254d0f" /><Relationship Type="http://schemas.openxmlformats.org/officeDocument/2006/relationships/image" Target="/media/imagee.jpg" Id="R31ec46c92fc34171" /><Relationship Type="http://schemas.openxmlformats.org/officeDocument/2006/relationships/image" Target="/media/imagef.jpg" Id="R5ee587a41d594ef9" /><Relationship Type="http://schemas.openxmlformats.org/officeDocument/2006/relationships/image" Target="/media/image10.jpg" Id="Rcfb6e570dbc14a0a" /><Relationship Type="http://schemas.openxmlformats.org/officeDocument/2006/relationships/image" Target="/media/image11.jpg" Id="Rfcb03c190e3b48ab" /><Relationship Type="http://schemas.openxmlformats.org/officeDocument/2006/relationships/image" Target="/media/image12.jpg" Id="R859d16be2224495c" /><Relationship Type="http://schemas.openxmlformats.org/officeDocument/2006/relationships/image" Target="/media/image13.jpg" Id="R4f53fab660994246" /><Relationship Type="http://schemas.openxmlformats.org/officeDocument/2006/relationships/image" Target="/media/image14.jpg" Id="R4cbd5f09f36b4a73" /><Relationship Type="http://schemas.openxmlformats.org/officeDocument/2006/relationships/image" Target="/media/image15.jpg" Id="Recd4fe430db94b3e" /><Relationship Type="http://schemas.openxmlformats.org/officeDocument/2006/relationships/image" Target="/media/image16.jpg" Id="Rea6bcaa9eaca4bc1" /><Relationship Type="http://schemas.openxmlformats.org/officeDocument/2006/relationships/image" Target="/media/image17.jpg" Id="R61687905eea248d7" /><Relationship Type="http://schemas.openxmlformats.org/officeDocument/2006/relationships/image" Target="/media/image18.jpg" Id="R55f1beda70454a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Cohen</dc:creator>
  <keywords/>
  <dc:description/>
  <lastModifiedBy>Gary Smailes</lastModifiedBy>
  <revision>470</revision>
  <dcterms:created xsi:type="dcterms:W3CDTF">2024-01-06T19:01:00.0000000Z</dcterms:created>
  <dcterms:modified xsi:type="dcterms:W3CDTF">2024-01-30T15:22:35.6065929Z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documentId_2683</vt:lpwstr>
  </property>
  <property xmlns="http://schemas.openxmlformats.org/officeDocument/2006/custom-properties" fmtid="{D5CDD505-2E9C-101B-9397-08002B2CF9AE}" pid="3" name="grammarly_documentContext">
    <vt:lpwstr xmlns:vt="http://schemas.openxmlformats.org/officeDocument/2006/docPropsVTypes">{"goals":[],"domain":"general","emotions":[],"dialect":"american"}</vt:lpwstr>
  </property>
</Properties>
</file>